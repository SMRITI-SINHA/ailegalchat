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22538A" w14:textId="059B668D" w:rsidR="00645AC2" w:rsidDel="000D69D1" w:rsidRDefault="00B63F1D" w:rsidP="00FD35AE">
      <w:pPr>
        <w:jc w:val="center"/>
        <w:rPr>
          <w:del w:id="0" w:author="swetha vivekanandan" w:date="2024-02-13T17:54:00Z"/>
          <w:b/>
          <w:sz w:val="26"/>
          <w:u w:val="single"/>
        </w:rPr>
      </w:pPr>
      <w:ins w:id="1" w:author="Vitkodi R" w:date="2024-02-06T10:34:00Z">
        <w:del w:id="2" w:author="swetha vivekanandan" w:date="2024-02-13T17:54:00Z">
          <w:r w:rsidDel="000D69D1">
            <w:rPr>
              <w:b/>
              <w:sz w:val="26"/>
              <w:u w:val="single"/>
            </w:rPr>
            <w:tab/>
          </w:r>
        </w:del>
      </w:ins>
      <w:ins w:id="3" w:author="Vitkodi R" w:date="2024-02-06T10:35:00Z">
        <w:del w:id="4" w:author="swetha vivekanandan" w:date="2024-02-13T17:54:00Z">
          <w:r w:rsidDel="000D69D1">
            <w:rPr>
              <w:b/>
              <w:sz w:val="26"/>
              <w:u w:val="single"/>
            </w:rPr>
            <w:tab/>
          </w:r>
        </w:del>
      </w:ins>
    </w:p>
    <w:p w14:paraId="1C25D301" w14:textId="35B9D344" w:rsidR="00D75B15" w:rsidDel="000D69D1" w:rsidRDefault="00D75B15" w:rsidP="00FD35AE">
      <w:pPr>
        <w:jc w:val="center"/>
        <w:rPr>
          <w:del w:id="5" w:author="swetha vivekanandan" w:date="2024-02-13T17:54:00Z"/>
          <w:b/>
          <w:sz w:val="26"/>
          <w:u w:val="single"/>
        </w:rPr>
      </w:pPr>
    </w:p>
    <w:p w14:paraId="4BA6FCD8" w14:textId="77777777" w:rsidR="00D75B15" w:rsidRDefault="00D75B15" w:rsidP="00FD35AE">
      <w:pPr>
        <w:jc w:val="center"/>
        <w:rPr>
          <w:b/>
          <w:sz w:val="26"/>
          <w:u w:val="single"/>
        </w:rPr>
      </w:pPr>
    </w:p>
    <w:p w14:paraId="646DCBD1" w14:textId="77777777" w:rsidR="00D75B15" w:rsidRDefault="00D75B15" w:rsidP="00FD35AE">
      <w:pPr>
        <w:jc w:val="center"/>
        <w:rPr>
          <w:b/>
          <w:sz w:val="26"/>
          <w:u w:val="single"/>
        </w:rPr>
      </w:pPr>
    </w:p>
    <w:p w14:paraId="6809E318" w14:textId="77777777" w:rsidR="00D75B15" w:rsidRDefault="00D75B15" w:rsidP="00FD35AE">
      <w:pPr>
        <w:jc w:val="center"/>
        <w:rPr>
          <w:b/>
          <w:sz w:val="26"/>
          <w:u w:val="single"/>
        </w:rPr>
      </w:pPr>
    </w:p>
    <w:p w14:paraId="3F752A2B" w14:textId="77777777" w:rsidR="00D75B15" w:rsidRDefault="00D75B15" w:rsidP="00FD35AE">
      <w:pPr>
        <w:jc w:val="center"/>
        <w:rPr>
          <w:b/>
          <w:sz w:val="26"/>
          <w:u w:val="single"/>
        </w:rPr>
      </w:pPr>
    </w:p>
    <w:p w14:paraId="74011F0A" w14:textId="77777777" w:rsidR="00D75B15" w:rsidRDefault="00D75B15" w:rsidP="00FD35AE">
      <w:pPr>
        <w:jc w:val="center"/>
        <w:rPr>
          <w:b/>
          <w:sz w:val="26"/>
          <w:u w:val="single"/>
        </w:rPr>
      </w:pPr>
    </w:p>
    <w:p w14:paraId="20DE542E" w14:textId="77777777" w:rsidR="00D75B15" w:rsidRDefault="00D75B15" w:rsidP="00FD35AE">
      <w:pPr>
        <w:jc w:val="center"/>
        <w:rPr>
          <w:b/>
          <w:sz w:val="26"/>
          <w:u w:val="single"/>
        </w:rPr>
      </w:pPr>
    </w:p>
    <w:p w14:paraId="7AD73244" w14:textId="77777777" w:rsidR="00D75B15" w:rsidRDefault="00D75B15" w:rsidP="00FD35AE">
      <w:pPr>
        <w:jc w:val="center"/>
        <w:rPr>
          <w:b/>
          <w:sz w:val="26"/>
          <w:u w:val="single"/>
        </w:rPr>
      </w:pPr>
    </w:p>
    <w:p w14:paraId="04CD25C2" w14:textId="77777777" w:rsidR="00D75B15" w:rsidRDefault="00D75B15" w:rsidP="00FD35AE">
      <w:pPr>
        <w:jc w:val="center"/>
        <w:rPr>
          <w:b/>
          <w:sz w:val="26"/>
          <w:u w:val="single"/>
        </w:rPr>
      </w:pPr>
    </w:p>
    <w:p w14:paraId="01ED9595" w14:textId="77777777" w:rsidR="00D75B15" w:rsidRDefault="00D75B15" w:rsidP="00FD35AE">
      <w:pPr>
        <w:jc w:val="center"/>
        <w:rPr>
          <w:b/>
          <w:sz w:val="26"/>
          <w:u w:val="single"/>
        </w:rPr>
      </w:pPr>
    </w:p>
    <w:p w14:paraId="3FDCEF33" w14:textId="77777777" w:rsidR="00D75B15" w:rsidRDefault="00D75B15" w:rsidP="00FD35AE">
      <w:pPr>
        <w:jc w:val="center"/>
        <w:rPr>
          <w:b/>
          <w:sz w:val="26"/>
          <w:u w:val="single"/>
        </w:rPr>
      </w:pPr>
    </w:p>
    <w:p w14:paraId="0BF22E6E" w14:textId="77777777" w:rsidR="00D75B15" w:rsidRDefault="00D75B15" w:rsidP="00FD35AE">
      <w:pPr>
        <w:jc w:val="center"/>
        <w:rPr>
          <w:b/>
          <w:sz w:val="26"/>
          <w:u w:val="single"/>
        </w:rPr>
      </w:pPr>
    </w:p>
    <w:p w14:paraId="4A493A4A" w14:textId="77777777" w:rsidR="00D75B15" w:rsidRDefault="00D75B15" w:rsidP="00FD35AE">
      <w:pPr>
        <w:jc w:val="center"/>
        <w:rPr>
          <w:b/>
          <w:sz w:val="26"/>
          <w:u w:val="single"/>
        </w:rPr>
      </w:pPr>
    </w:p>
    <w:p w14:paraId="28B1918E" w14:textId="77777777" w:rsidR="00D75B15" w:rsidRDefault="00D75B15" w:rsidP="00FD35AE">
      <w:pPr>
        <w:jc w:val="center"/>
        <w:rPr>
          <w:b/>
          <w:sz w:val="26"/>
          <w:u w:val="single"/>
        </w:rPr>
      </w:pPr>
    </w:p>
    <w:p w14:paraId="3F181D58" w14:textId="77777777" w:rsidR="00D75B15" w:rsidRDefault="00D75B15" w:rsidP="00FD35AE">
      <w:pPr>
        <w:jc w:val="center"/>
        <w:rPr>
          <w:b/>
          <w:sz w:val="26"/>
          <w:u w:val="single"/>
        </w:rPr>
      </w:pPr>
    </w:p>
    <w:p w14:paraId="492CB971" w14:textId="77777777" w:rsidR="00D75B15" w:rsidRDefault="00D75B15" w:rsidP="00FD35AE">
      <w:pPr>
        <w:jc w:val="center"/>
        <w:rPr>
          <w:b/>
          <w:sz w:val="26"/>
          <w:u w:val="single"/>
        </w:rPr>
      </w:pPr>
    </w:p>
    <w:p w14:paraId="62AD4B1E" w14:textId="77777777" w:rsidR="00D75B15" w:rsidRDefault="00D75B15" w:rsidP="00FD35AE">
      <w:pPr>
        <w:jc w:val="center"/>
        <w:rPr>
          <w:b/>
          <w:sz w:val="26"/>
          <w:u w:val="single"/>
        </w:rPr>
      </w:pPr>
    </w:p>
    <w:p w14:paraId="63623A6A" w14:textId="77777777" w:rsidR="00D75B15" w:rsidRDefault="00D75B15" w:rsidP="00FD35AE">
      <w:pPr>
        <w:jc w:val="center"/>
        <w:rPr>
          <w:b/>
          <w:sz w:val="26"/>
          <w:u w:val="single"/>
        </w:rPr>
      </w:pPr>
    </w:p>
    <w:p w14:paraId="1099C200" w14:textId="77777777" w:rsidR="00D75B15" w:rsidRDefault="00D75B15" w:rsidP="00FD35AE">
      <w:pPr>
        <w:jc w:val="center"/>
        <w:rPr>
          <w:b/>
          <w:sz w:val="26"/>
          <w:u w:val="single"/>
        </w:rPr>
      </w:pPr>
    </w:p>
    <w:p w14:paraId="1C651D8A" w14:textId="77777777" w:rsidR="00D75B15" w:rsidRDefault="00D75B15" w:rsidP="00FD35AE">
      <w:pPr>
        <w:jc w:val="center"/>
        <w:rPr>
          <w:b/>
          <w:sz w:val="26"/>
          <w:u w:val="single"/>
        </w:rPr>
      </w:pPr>
    </w:p>
    <w:p w14:paraId="039BE4A0" w14:textId="77777777" w:rsidR="00D75B15" w:rsidRDefault="00D75B15" w:rsidP="00FD35AE">
      <w:pPr>
        <w:jc w:val="center"/>
        <w:rPr>
          <w:b/>
          <w:sz w:val="26"/>
          <w:u w:val="single"/>
        </w:rPr>
      </w:pPr>
    </w:p>
    <w:p w14:paraId="73E42B56" w14:textId="77777777" w:rsidR="00D75B15" w:rsidRDefault="00D75B15" w:rsidP="00FD35AE">
      <w:pPr>
        <w:jc w:val="center"/>
        <w:rPr>
          <w:b/>
          <w:sz w:val="26"/>
          <w:u w:val="single"/>
        </w:rPr>
      </w:pPr>
    </w:p>
    <w:p w14:paraId="501C782E" w14:textId="77777777" w:rsidR="00D75B15" w:rsidRDefault="00D75B15" w:rsidP="00FD35AE">
      <w:pPr>
        <w:jc w:val="center"/>
        <w:rPr>
          <w:b/>
          <w:sz w:val="26"/>
          <w:u w:val="single"/>
        </w:rPr>
      </w:pPr>
    </w:p>
    <w:p w14:paraId="54207DA0" w14:textId="77777777" w:rsidR="00D75B15" w:rsidRDefault="00D75B15" w:rsidP="00FD35AE">
      <w:pPr>
        <w:jc w:val="center"/>
        <w:rPr>
          <w:b/>
          <w:sz w:val="26"/>
          <w:u w:val="single"/>
        </w:rPr>
      </w:pPr>
    </w:p>
    <w:p w14:paraId="3B98A270" w14:textId="77777777" w:rsidR="00D75B15" w:rsidRDefault="00D75B15" w:rsidP="00FD35AE">
      <w:pPr>
        <w:jc w:val="center"/>
        <w:rPr>
          <w:b/>
          <w:sz w:val="26"/>
          <w:u w:val="single"/>
        </w:rPr>
      </w:pPr>
    </w:p>
    <w:p w14:paraId="3287A28B" w14:textId="77777777" w:rsidR="00D75B15" w:rsidRDefault="00D75B15" w:rsidP="00FD35AE">
      <w:pPr>
        <w:jc w:val="center"/>
        <w:rPr>
          <w:b/>
          <w:sz w:val="26"/>
          <w:u w:val="single"/>
        </w:rPr>
      </w:pPr>
    </w:p>
    <w:p w14:paraId="242252D4" w14:textId="77777777" w:rsidR="00D75B15" w:rsidRDefault="00D75B15" w:rsidP="00FD35AE">
      <w:pPr>
        <w:jc w:val="center"/>
        <w:rPr>
          <w:b/>
          <w:sz w:val="26"/>
          <w:u w:val="single"/>
        </w:rPr>
      </w:pPr>
    </w:p>
    <w:p w14:paraId="7B148518" w14:textId="77777777" w:rsidR="00D75B15" w:rsidRDefault="00D75B15" w:rsidP="00FD35AE">
      <w:pPr>
        <w:jc w:val="center"/>
        <w:rPr>
          <w:b/>
          <w:sz w:val="26"/>
          <w:u w:val="single"/>
        </w:rPr>
      </w:pPr>
    </w:p>
    <w:p w14:paraId="680CB766" w14:textId="77777777" w:rsidR="00D75B15" w:rsidRDefault="00D75B15" w:rsidP="00FD35AE">
      <w:pPr>
        <w:jc w:val="center"/>
        <w:rPr>
          <w:b/>
          <w:sz w:val="26"/>
          <w:u w:val="single"/>
        </w:rPr>
      </w:pPr>
    </w:p>
    <w:p w14:paraId="408A005B" w14:textId="77777777" w:rsidR="00D75B15" w:rsidRDefault="00D75B15" w:rsidP="00FD35AE">
      <w:pPr>
        <w:jc w:val="center"/>
        <w:rPr>
          <w:b/>
          <w:sz w:val="26"/>
          <w:u w:val="single"/>
        </w:rPr>
      </w:pPr>
    </w:p>
    <w:p w14:paraId="6D461B1E" w14:textId="77777777" w:rsidR="00D75B15" w:rsidRDefault="00D75B15" w:rsidP="00FD35AE">
      <w:pPr>
        <w:jc w:val="center"/>
        <w:rPr>
          <w:b/>
          <w:sz w:val="26"/>
          <w:u w:val="single"/>
        </w:rPr>
      </w:pPr>
    </w:p>
    <w:p w14:paraId="1D16296D" w14:textId="77777777" w:rsidR="00D75B15" w:rsidRDefault="00D75B15" w:rsidP="00FD35AE">
      <w:pPr>
        <w:jc w:val="center"/>
        <w:rPr>
          <w:b/>
          <w:sz w:val="26"/>
          <w:u w:val="single"/>
        </w:rPr>
      </w:pPr>
    </w:p>
    <w:p w14:paraId="0DD69DFE" w14:textId="77777777" w:rsidR="00D75B15" w:rsidRDefault="00D75B15" w:rsidP="00FD35AE">
      <w:pPr>
        <w:jc w:val="center"/>
        <w:rPr>
          <w:b/>
          <w:sz w:val="26"/>
          <w:u w:val="single"/>
        </w:rPr>
      </w:pPr>
    </w:p>
    <w:p w14:paraId="7710BDC4" w14:textId="77777777" w:rsidR="00D75B15" w:rsidRDefault="00D75B15" w:rsidP="00FD35AE">
      <w:pPr>
        <w:jc w:val="center"/>
        <w:rPr>
          <w:b/>
          <w:sz w:val="26"/>
          <w:u w:val="single"/>
        </w:rPr>
      </w:pPr>
    </w:p>
    <w:p w14:paraId="6C22538B" w14:textId="77777777" w:rsidR="005823F0" w:rsidRPr="004E28AD" w:rsidRDefault="005823F0" w:rsidP="00FD35AE">
      <w:pPr>
        <w:jc w:val="center"/>
        <w:rPr>
          <w:b/>
          <w:sz w:val="26"/>
          <w:u w:val="single"/>
        </w:rPr>
      </w:pPr>
      <w:r w:rsidRPr="004E28AD">
        <w:rPr>
          <w:b/>
          <w:sz w:val="26"/>
          <w:u w:val="single"/>
        </w:rPr>
        <w:t>LEASE AGREEMENT</w:t>
      </w:r>
    </w:p>
    <w:p w14:paraId="6C22538C" w14:textId="77777777" w:rsidR="005823F0" w:rsidRPr="004E28AD" w:rsidRDefault="005823F0" w:rsidP="00FD35AE">
      <w:pPr>
        <w:jc w:val="both"/>
        <w:rPr>
          <w:color w:val="000000" w:themeColor="text1"/>
          <w:sz w:val="18"/>
        </w:rPr>
      </w:pPr>
    </w:p>
    <w:p w14:paraId="6C22538D" w14:textId="54C08F8D" w:rsidR="005823F0" w:rsidRPr="004E28AD" w:rsidRDefault="005823F0" w:rsidP="00D75B15">
      <w:pPr>
        <w:spacing w:line="360" w:lineRule="auto"/>
        <w:jc w:val="both"/>
        <w:rPr>
          <w:color w:val="000000" w:themeColor="text1"/>
          <w:sz w:val="26"/>
        </w:rPr>
      </w:pPr>
      <w:r w:rsidRPr="004E28AD">
        <w:rPr>
          <w:color w:val="000000" w:themeColor="text1"/>
          <w:sz w:val="26"/>
        </w:rPr>
        <w:t>This Agreement is made at Coimbatore on this made on this</w:t>
      </w:r>
      <w:r w:rsidR="00E75C4B" w:rsidRPr="004E28AD">
        <w:rPr>
          <w:color w:val="000000" w:themeColor="text1"/>
          <w:sz w:val="26"/>
        </w:rPr>
        <w:t xml:space="preserve"> </w:t>
      </w:r>
      <w:r w:rsidR="00FA2001" w:rsidRPr="004E28AD">
        <w:rPr>
          <w:color w:val="000000" w:themeColor="text1"/>
          <w:sz w:val="26"/>
        </w:rPr>
        <w:t>------</w:t>
      </w:r>
      <w:r w:rsidR="00E75C4B" w:rsidRPr="004E28AD">
        <w:rPr>
          <w:color w:val="000000" w:themeColor="text1"/>
          <w:sz w:val="26"/>
        </w:rPr>
        <w:t xml:space="preserve"> </w:t>
      </w:r>
      <w:r w:rsidRPr="004E28AD">
        <w:rPr>
          <w:color w:val="000000" w:themeColor="text1"/>
          <w:sz w:val="26"/>
        </w:rPr>
        <w:t>Day of February, 202</w:t>
      </w:r>
      <w:r w:rsidR="00FA2001" w:rsidRPr="004E28AD">
        <w:rPr>
          <w:color w:val="000000" w:themeColor="text1"/>
          <w:sz w:val="26"/>
        </w:rPr>
        <w:t>4</w:t>
      </w:r>
      <w:r w:rsidRPr="004E28AD">
        <w:rPr>
          <w:color w:val="000000" w:themeColor="text1"/>
          <w:sz w:val="26"/>
        </w:rPr>
        <w:t xml:space="preserve"> by and between; </w:t>
      </w:r>
    </w:p>
    <w:p w14:paraId="72EA1D66" w14:textId="77777777" w:rsidR="00F21D08" w:rsidRPr="004E28AD" w:rsidRDefault="00F21D08" w:rsidP="00F21D08">
      <w:pPr>
        <w:spacing w:line="360" w:lineRule="auto"/>
        <w:jc w:val="both"/>
        <w:rPr>
          <w:color w:val="000000" w:themeColor="text1"/>
          <w:sz w:val="26"/>
        </w:rPr>
      </w:pPr>
    </w:p>
    <w:p w14:paraId="5C123AFD" w14:textId="4FD88513" w:rsidR="00F21D08" w:rsidRPr="004E28AD" w:rsidRDefault="00F21D08" w:rsidP="00F21D08">
      <w:pPr>
        <w:spacing w:line="360" w:lineRule="auto"/>
        <w:jc w:val="both"/>
        <w:rPr>
          <w:color w:val="000000" w:themeColor="text1"/>
          <w:sz w:val="26"/>
        </w:rPr>
      </w:pPr>
      <w:r w:rsidRPr="004E28AD">
        <w:rPr>
          <w:color w:val="000000" w:themeColor="text1"/>
          <w:sz w:val="26"/>
        </w:rPr>
        <w:t>Rasi Seeds (P) Ltd CIN : U01112TZ1986PTC001864</w:t>
      </w:r>
      <w:ins w:id="6" w:author="swetha vivekanandan" w:date="2024-02-13T17:55:00Z">
        <w:r w:rsidR="000D69D1" w:rsidRPr="004E28AD">
          <w:rPr>
            <w:color w:val="000000" w:themeColor="text1"/>
            <w:sz w:val="26"/>
          </w:rPr>
          <w:t xml:space="preserve">, a Company incorporated under </w:t>
        </w:r>
      </w:ins>
      <w:ins w:id="7" w:author="swetha vivekanandan" w:date="2024-02-13T17:56:00Z">
        <w:r w:rsidR="000D69D1" w:rsidRPr="004E28AD">
          <w:rPr>
            <w:color w:val="000000" w:themeColor="text1"/>
            <w:sz w:val="26"/>
          </w:rPr>
          <w:t>The</w:t>
        </w:r>
      </w:ins>
      <w:ins w:id="8" w:author="swetha vivekanandan" w:date="2024-02-13T17:55:00Z">
        <w:r w:rsidR="000D69D1" w:rsidRPr="004E28AD">
          <w:rPr>
            <w:color w:val="000000" w:themeColor="text1"/>
            <w:sz w:val="26"/>
          </w:rPr>
          <w:t xml:space="preserve"> Companies Act, </w:t>
        </w:r>
      </w:ins>
      <w:r w:rsidRPr="004E28AD">
        <w:rPr>
          <w:color w:val="000000" w:themeColor="text1"/>
          <w:sz w:val="26"/>
        </w:rPr>
        <w:t xml:space="preserve"> having its Registered Office at Rasi Enclave, Green Fields, 737 C, </w:t>
      </w:r>
      <w:proofErr w:type="spellStart"/>
      <w:r w:rsidRPr="004E28AD">
        <w:rPr>
          <w:color w:val="000000" w:themeColor="text1"/>
          <w:sz w:val="26"/>
        </w:rPr>
        <w:t>Puliyakulam</w:t>
      </w:r>
      <w:proofErr w:type="spellEnd"/>
      <w:r w:rsidRPr="004E28AD">
        <w:rPr>
          <w:color w:val="000000" w:themeColor="text1"/>
          <w:sz w:val="26"/>
        </w:rPr>
        <w:t xml:space="preserve"> Road, Coimbatore – 641045duly represented by its Managing Director </w:t>
      </w:r>
      <w:proofErr w:type="spellStart"/>
      <w:r w:rsidRPr="004E28AD">
        <w:rPr>
          <w:color w:val="000000" w:themeColor="text1"/>
          <w:sz w:val="26"/>
        </w:rPr>
        <w:t>Mr.Rajendran</w:t>
      </w:r>
      <w:proofErr w:type="spellEnd"/>
      <w:r w:rsidRPr="004E28AD">
        <w:rPr>
          <w:color w:val="000000" w:themeColor="text1"/>
          <w:sz w:val="26"/>
        </w:rPr>
        <w:t xml:space="preserve"> </w:t>
      </w:r>
      <w:proofErr w:type="spellStart"/>
      <w:r w:rsidRPr="004E28AD">
        <w:rPr>
          <w:color w:val="000000" w:themeColor="text1"/>
          <w:sz w:val="26"/>
        </w:rPr>
        <w:t>Ramasami</w:t>
      </w:r>
      <w:proofErr w:type="spellEnd"/>
      <w:r w:rsidRPr="004E28AD">
        <w:rPr>
          <w:color w:val="000000" w:themeColor="text1"/>
          <w:sz w:val="26"/>
        </w:rPr>
        <w:t xml:space="preserve">, herein referred to as “LESSOR”, </w:t>
      </w:r>
      <w:del w:id="9" w:author="swetha vivekanandan" w:date="2024-02-13T17:55:00Z">
        <w:r w:rsidRPr="004E28AD" w:rsidDel="000D69D1">
          <w:rPr>
            <w:color w:val="000000" w:themeColor="text1"/>
            <w:sz w:val="26"/>
          </w:rPr>
          <w:delText xml:space="preserve">(which expression shall unless repugnant to the context or meaning thereof mean and include its representatives and assignees) </w:delText>
        </w:r>
      </w:del>
      <w:r w:rsidRPr="004E28AD">
        <w:rPr>
          <w:color w:val="000000" w:themeColor="text1"/>
          <w:sz w:val="26"/>
        </w:rPr>
        <w:t>of the ONE PART;</w:t>
      </w:r>
    </w:p>
    <w:p w14:paraId="0A5CABCC" w14:textId="77777777" w:rsidR="00F21D08" w:rsidRPr="004E28AD" w:rsidRDefault="00F21D08" w:rsidP="0076716D">
      <w:pPr>
        <w:spacing w:line="360" w:lineRule="auto"/>
        <w:jc w:val="both"/>
        <w:rPr>
          <w:color w:val="000000" w:themeColor="text1"/>
          <w:sz w:val="20"/>
        </w:rPr>
      </w:pPr>
    </w:p>
    <w:p w14:paraId="7AEC727C" w14:textId="77777777" w:rsidR="004E7C3D" w:rsidRPr="004E28AD" w:rsidRDefault="004E7C3D" w:rsidP="0076716D">
      <w:pPr>
        <w:spacing w:line="360" w:lineRule="auto"/>
        <w:jc w:val="both"/>
        <w:rPr>
          <w:color w:val="000000" w:themeColor="text1"/>
          <w:sz w:val="20"/>
        </w:rPr>
      </w:pPr>
    </w:p>
    <w:p w14:paraId="6C2253B9" w14:textId="77777777" w:rsidR="005823F0" w:rsidRPr="004E28AD" w:rsidRDefault="005823F0" w:rsidP="005823F0">
      <w:pPr>
        <w:spacing w:line="360" w:lineRule="auto"/>
        <w:jc w:val="center"/>
        <w:rPr>
          <w:b/>
          <w:caps/>
          <w:color w:val="000000" w:themeColor="text1"/>
          <w:sz w:val="26"/>
        </w:rPr>
      </w:pPr>
      <w:r w:rsidRPr="004E28AD">
        <w:rPr>
          <w:b/>
          <w:caps/>
          <w:color w:val="000000" w:themeColor="text1"/>
          <w:sz w:val="26"/>
        </w:rPr>
        <w:t>And</w:t>
      </w:r>
    </w:p>
    <w:p w14:paraId="6C2253BA" w14:textId="1E1A7E27" w:rsidR="009F700A" w:rsidRPr="004E28AD" w:rsidRDefault="007B17F9" w:rsidP="005823F0">
      <w:pPr>
        <w:spacing w:line="360" w:lineRule="auto"/>
        <w:jc w:val="both"/>
        <w:rPr>
          <w:color w:val="000000" w:themeColor="text1"/>
          <w:sz w:val="26"/>
        </w:rPr>
      </w:pPr>
      <w:r w:rsidRPr="004E28AD">
        <w:rPr>
          <w:color w:val="000000" w:themeColor="text1"/>
          <w:sz w:val="26"/>
        </w:rPr>
        <w:lastRenderedPageBreak/>
        <w:t>Group</w:t>
      </w:r>
      <w:ins w:id="10" w:author="Rudra Pillai" w:date="2024-02-02T14:45:00Z">
        <w:r w:rsidR="00CE01A4" w:rsidRPr="004E28AD">
          <w:rPr>
            <w:color w:val="000000" w:themeColor="text1"/>
            <w:sz w:val="26"/>
          </w:rPr>
          <w:t xml:space="preserve"> </w:t>
        </w:r>
      </w:ins>
      <w:r w:rsidRPr="004E28AD">
        <w:rPr>
          <w:color w:val="000000" w:themeColor="text1"/>
          <w:sz w:val="26"/>
        </w:rPr>
        <w:t xml:space="preserve">M Media India Private Limited, </w:t>
      </w:r>
      <w:del w:id="11" w:author="swetha vivekanandan" w:date="2024-02-13T17:55:00Z">
        <w:r w:rsidRPr="004E28AD" w:rsidDel="000D69D1">
          <w:rPr>
            <w:color w:val="000000" w:themeColor="text1"/>
            <w:sz w:val="26"/>
          </w:rPr>
          <w:delText xml:space="preserve">having </w:delText>
        </w:r>
      </w:del>
      <w:r w:rsidRPr="004E28AD">
        <w:rPr>
          <w:color w:val="000000" w:themeColor="text1"/>
          <w:sz w:val="26"/>
        </w:rPr>
        <w:t xml:space="preserve">CIN: U74300MH2001PTC134079 a private limited company </w:t>
      </w:r>
      <w:del w:id="12" w:author="swetha vivekanandan" w:date="2024-02-13T17:56:00Z">
        <w:r w:rsidRPr="004E28AD" w:rsidDel="000D69D1">
          <w:rPr>
            <w:color w:val="000000" w:themeColor="text1"/>
            <w:sz w:val="26"/>
          </w:rPr>
          <w:delText xml:space="preserve">constituted and duly </w:delText>
        </w:r>
      </w:del>
      <w:r w:rsidRPr="004E28AD">
        <w:rPr>
          <w:color w:val="000000" w:themeColor="text1"/>
          <w:sz w:val="26"/>
        </w:rPr>
        <w:t xml:space="preserve">incorporated under </w:t>
      </w:r>
      <w:ins w:id="13" w:author="swetha vivekanandan" w:date="2024-02-13T17:56:00Z">
        <w:r w:rsidR="000D69D1" w:rsidRPr="004E28AD">
          <w:rPr>
            <w:color w:val="000000" w:themeColor="text1"/>
            <w:sz w:val="26"/>
          </w:rPr>
          <w:t>T</w:t>
        </w:r>
      </w:ins>
      <w:del w:id="14" w:author="swetha vivekanandan" w:date="2024-02-13T17:56:00Z">
        <w:r w:rsidRPr="004E28AD" w:rsidDel="000D69D1">
          <w:rPr>
            <w:color w:val="000000" w:themeColor="text1"/>
            <w:sz w:val="26"/>
          </w:rPr>
          <w:delText>t</w:delText>
        </w:r>
      </w:del>
      <w:r w:rsidRPr="004E28AD">
        <w:rPr>
          <w:color w:val="000000" w:themeColor="text1"/>
          <w:sz w:val="26"/>
        </w:rPr>
        <w:t xml:space="preserve">he </w:t>
      </w:r>
      <w:ins w:id="15" w:author="swetha vivekanandan" w:date="2024-02-13T17:56:00Z">
        <w:r w:rsidR="000D69D1" w:rsidRPr="004E28AD">
          <w:rPr>
            <w:color w:val="000000" w:themeColor="text1"/>
            <w:sz w:val="26"/>
          </w:rPr>
          <w:t>C</w:t>
        </w:r>
      </w:ins>
      <w:del w:id="16" w:author="swetha vivekanandan" w:date="2024-02-13T17:56:00Z">
        <w:r w:rsidRPr="004E28AD" w:rsidDel="000D69D1">
          <w:rPr>
            <w:color w:val="000000" w:themeColor="text1"/>
            <w:sz w:val="26"/>
          </w:rPr>
          <w:delText>c</w:delText>
        </w:r>
      </w:del>
      <w:r w:rsidRPr="004E28AD">
        <w:rPr>
          <w:color w:val="000000" w:themeColor="text1"/>
          <w:sz w:val="26"/>
        </w:rPr>
        <w:t xml:space="preserve">ompanies act 2013, having its principal place of business at 7th &amp; 8th Floor, Wing A, The ORB, Village Marol, Andheri (East), Mumbai 400 099, India </w:t>
      </w:r>
      <w:ins w:id="17" w:author="swetha vivekanandan" w:date="2024-02-13T17:56:00Z">
        <w:r w:rsidR="0094134D" w:rsidRPr="004E28AD">
          <w:rPr>
            <w:color w:val="000000" w:themeColor="text1"/>
            <w:sz w:val="26"/>
          </w:rPr>
          <w:t xml:space="preserve">and Branch at </w:t>
        </w:r>
        <w:r w:rsidR="0094134D" w:rsidRPr="004E28AD">
          <w:rPr>
            <w:color w:val="000000" w:themeColor="text1"/>
            <w:sz w:val="26"/>
            <w:rPrChange w:id="18" w:author="swetha vivekanandan" w:date="2024-02-13T17:56:00Z">
              <w:rPr>
                <w:color w:val="000000" w:themeColor="text1"/>
                <w:sz w:val="26"/>
              </w:rPr>
            </w:rPrChange>
          </w:rPr>
          <w:t>_________</w:t>
        </w:r>
        <w:r w:rsidR="0094134D" w:rsidRPr="004E28AD">
          <w:rPr>
            <w:color w:val="000000" w:themeColor="text1"/>
            <w:sz w:val="26"/>
          </w:rPr>
          <w:t xml:space="preserve"> </w:t>
        </w:r>
      </w:ins>
      <w:ins w:id="19" w:author="swetha vivekanandan" w:date="2024-02-13T17:57:00Z">
        <w:r w:rsidR="0094134D" w:rsidRPr="004E28AD">
          <w:rPr>
            <w:color w:val="000000" w:themeColor="text1"/>
            <w:sz w:val="26"/>
          </w:rPr>
          <w:t xml:space="preserve">represented by </w:t>
        </w:r>
        <w:proofErr w:type="spellStart"/>
        <w:r w:rsidR="0094134D" w:rsidRPr="004E28AD">
          <w:rPr>
            <w:color w:val="000000" w:themeColor="text1"/>
            <w:sz w:val="26"/>
          </w:rPr>
          <w:t>it’</w:t>
        </w:r>
      </w:ins>
      <w:ins w:id="20" w:author="swetha vivekanandan" w:date="2024-02-13T17:58:00Z">
        <w:r w:rsidR="0094134D" w:rsidRPr="004E28AD">
          <w:rPr>
            <w:color w:val="000000" w:themeColor="text1"/>
            <w:sz w:val="26"/>
          </w:rPr>
          <w:t>s</w:t>
        </w:r>
        <w:proofErr w:type="spellEnd"/>
        <w:r w:rsidR="0094134D" w:rsidRPr="004E28AD">
          <w:rPr>
            <w:color w:val="000000" w:themeColor="text1"/>
            <w:sz w:val="26"/>
          </w:rPr>
          <w:t xml:space="preserve"> Managing </w:t>
        </w:r>
      </w:ins>
      <w:ins w:id="21" w:author="swetha vivekanandan" w:date="2024-02-13T17:59:00Z">
        <w:r w:rsidR="0094134D" w:rsidRPr="004E28AD">
          <w:rPr>
            <w:color w:val="000000" w:themeColor="text1"/>
            <w:sz w:val="26"/>
          </w:rPr>
          <w:t xml:space="preserve">Director </w:t>
        </w:r>
      </w:ins>
      <w:r w:rsidRPr="004E28AD">
        <w:rPr>
          <w:color w:val="000000" w:themeColor="text1"/>
          <w:sz w:val="26"/>
        </w:rPr>
        <w:t xml:space="preserve">hereinafter called as “LESSEE” </w:t>
      </w:r>
      <w:del w:id="22" w:author="swetha vivekanandan" w:date="2024-02-13T17:57:00Z">
        <w:r w:rsidRPr="004E28AD" w:rsidDel="0094134D">
          <w:rPr>
            <w:color w:val="000000" w:themeColor="text1"/>
            <w:sz w:val="26"/>
          </w:rPr>
          <w:delText xml:space="preserve">(which expression shall unless repugnant to the context or meaning thereof mean and include its representatives and assignees) </w:delText>
        </w:r>
      </w:del>
      <w:r w:rsidRPr="004E28AD">
        <w:rPr>
          <w:color w:val="000000" w:themeColor="text1"/>
          <w:sz w:val="26"/>
        </w:rPr>
        <w:t>of the SECOND PART</w:t>
      </w:r>
      <w:ins w:id="23" w:author="Rudra Pillai" w:date="2024-02-02T17:09:00Z">
        <w:r w:rsidR="002B1814" w:rsidRPr="004E28AD">
          <w:rPr>
            <w:color w:val="000000" w:themeColor="text1"/>
            <w:sz w:val="26"/>
          </w:rPr>
          <w:t>.</w:t>
        </w:r>
      </w:ins>
      <w:del w:id="24" w:author="Rudra Pillai" w:date="2024-02-02T17:09:00Z">
        <w:r w:rsidRPr="004E28AD" w:rsidDel="002B1814">
          <w:rPr>
            <w:color w:val="000000" w:themeColor="text1"/>
            <w:sz w:val="26"/>
          </w:rPr>
          <w:delText>;</w:delText>
        </w:r>
      </w:del>
    </w:p>
    <w:p w14:paraId="448774FC" w14:textId="77777777" w:rsidR="00D75B15" w:rsidRPr="004E28AD" w:rsidRDefault="00D75B15" w:rsidP="005823F0">
      <w:pPr>
        <w:spacing w:line="360" w:lineRule="auto"/>
        <w:jc w:val="both"/>
        <w:rPr>
          <w:color w:val="000000" w:themeColor="text1"/>
          <w:sz w:val="26"/>
        </w:rPr>
      </w:pPr>
    </w:p>
    <w:p w14:paraId="6C2253BB" w14:textId="6455C984" w:rsidR="005823F0" w:rsidRPr="004E28AD" w:rsidRDefault="005823F0">
      <w:pPr>
        <w:spacing w:line="360" w:lineRule="auto"/>
        <w:ind w:firstLine="720"/>
        <w:jc w:val="both"/>
        <w:rPr>
          <w:color w:val="000000" w:themeColor="text1"/>
          <w:sz w:val="26"/>
        </w:rPr>
        <w:pPrChange w:id="25" w:author="swetha vivekanandan" w:date="2024-02-13T18:06:00Z">
          <w:pPr>
            <w:spacing w:line="360" w:lineRule="auto"/>
            <w:jc w:val="both"/>
          </w:pPr>
        </w:pPrChange>
      </w:pPr>
      <w:r w:rsidRPr="004E28AD">
        <w:rPr>
          <w:color w:val="000000" w:themeColor="text1"/>
          <w:sz w:val="26"/>
        </w:rPr>
        <w:t xml:space="preserve">The </w:t>
      </w:r>
      <w:r w:rsidR="002E03F7" w:rsidRPr="004E28AD">
        <w:rPr>
          <w:b/>
          <w:bCs/>
          <w:color w:val="000000" w:themeColor="text1"/>
          <w:sz w:val="26"/>
        </w:rPr>
        <w:t>LESSOR</w:t>
      </w:r>
      <w:r w:rsidRPr="004E28AD">
        <w:rPr>
          <w:color w:val="000000" w:themeColor="text1"/>
          <w:sz w:val="26"/>
        </w:rPr>
        <w:t xml:space="preserve"> and the LESSEE hereinafter are individually referred to as the Party and collectively referred to as the Parties.</w:t>
      </w:r>
    </w:p>
    <w:p w14:paraId="3B11B69F" w14:textId="77777777" w:rsidR="00A25548" w:rsidRPr="004E28AD" w:rsidRDefault="00A25548" w:rsidP="005823F0">
      <w:pPr>
        <w:spacing w:line="360" w:lineRule="auto"/>
        <w:jc w:val="both"/>
        <w:rPr>
          <w:color w:val="000000" w:themeColor="text1"/>
          <w:sz w:val="16"/>
        </w:rPr>
      </w:pPr>
    </w:p>
    <w:p w14:paraId="1C609689" w14:textId="1DA66578" w:rsidR="006D5757" w:rsidRPr="004E28AD" w:rsidRDefault="005823F0" w:rsidP="006D5757">
      <w:pPr>
        <w:spacing w:line="360" w:lineRule="auto"/>
        <w:ind w:firstLine="720"/>
        <w:jc w:val="both"/>
        <w:rPr>
          <w:ins w:id="26" w:author="swetha vivekanandan" w:date="2024-02-13T18:04:00Z"/>
          <w:color w:val="000000" w:themeColor="text1"/>
          <w:sz w:val="26"/>
        </w:rPr>
      </w:pPr>
      <w:r w:rsidRPr="004E28AD">
        <w:rPr>
          <w:color w:val="000000" w:themeColor="text1"/>
          <w:sz w:val="26"/>
        </w:rPr>
        <w:t xml:space="preserve">WHEREAS, the </w:t>
      </w:r>
      <w:r w:rsidR="000E28A2" w:rsidRPr="004E28AD">
        <w:rPr>
          <w:color w:val="000000" w:themeColor="text1"/>
          <w:sz w:val="26"/>
        </w:rPr>
        <w:t>LESSO</w:t>
      </w:r>
      <w:r w:rsidR="00A25548" w:rsidRPr="004E28AD">
        <w:rPr>
          <w:color w:val="000000" w:themeColor="text1"/>
          <w:sz w:val="26"/>
        </w:rPr>
        <w:t>R</w:t>
      </w:r>
      <w:r w:rsidR="00C276DE" w:rsidRPr="004E28AD">
        <w:rPr>
          <w:color w:val="000000" w:themeColor="text1"/>
          <w:sz w:val="26"/>
        </w:rPr>
        <w:t xml:space="preserve"> </w:t>
      </w:r>
      <w:r w:rsidRPr="004E28AD">
        <w:rPr>
          <w:color w:val="000000" w:themeColor="text1"/>
          <w:sz w:val="26"/>
        </w:rPr>
        <w:t xml:space="preserve">is the sole and absolute owner of the property </w:t>
      </w:r>
      <w:proofErr w:type="spellStart"/>
      <w:ins w:id="27" w:author="swetha vivekanandan" w:date="2024-02-13T17:59:00Z">
        <w:r w:rsidR="006D5757" w:rsidRPr="004E28AD">
          <w:rPr>
            <w:color w:val="000000" w:themeColor="text1"/>
            <w:sz w:val="26"/>
          </w:rPr>
          <w:t>morefully</w:t>
        </w:r>
        <w:proofErr w:type="spellEnd"/>
        <w:r w:rsidR="006D5757" w:rsidRPr="004E28AD">
          <w:rPr>
            <w:color w:val="000000" w:themeColor="text1"/>
            <w:sz w:val="26"/>
          </w:rPr>
          <w:t xml:space="preserve"> </w:t>
        </w:r>
      </w:ins>
      <w:r w:rsidRPr="004E28AD">
        <w:rPr>
          <w:color w:val="000000" w:themeColor="text1"/>
          <w:sz w:val="26"/>
        </w:rPr>
        <w:t xml:space="preserve">described hereunder in Schedule </w:t>
      </w:r>
      <w:del w:id="28" w:author="swetha vivekanandan" w:date="2024-02-13T18:00:00Z">
        <w:r w:rsidRPr="004E28AD" w:rsidDel="006D5757">
          <w:rPr>
            <w:color w:val="000000" w:themeColor="text1"/>
            <w:sz w:val="26"/>
            <w:rPrChange w:id="29" w:author="swetha vivekanandan" w:date="2024-02-13T18:01:00Z">
              <w:rPr>
                <w:color w:val="000000" w:themeColor="text1"/>
                <w:sz w:val="26"/>
              </w:rPr>
            </w:rPrChange>
          </w:rPr>
          <w:delText>‘A’</w:delText>
        </w:r>
      </w:del>
      <w:ins w:id="30" w:author="swetha vivekanandan" w:date="2024-02-13T18:00:00Z">
        <w:r w:rsidR="006D5757" w:rsidRPr="004E28AD">
          <w:rPr>
            <w:color w:val="000000" w:themeColor="text1"/>
            <w:sz w:val="26"/>
            <w:rPrChange w:id="31" w:author="swetha vivekanandan" w:date="2024-02-13T18:01:00Z">
              <w:rPr>
                <w:color w:val="000000" w:themeColor="text1"/>
                <w:sz w:val="26"/>
              </w:rPr>
            </w:rPrChange>
          </w:rPr>
          <w:t>viz.,</w:t>
        </w:r>
      </w:ins>
      <w:ins w:id="32" w:author="swetha vivekanandan" w:date="2024-02-13T18:08:00Z">
        <w:r w:rsidR="008E3E7B" w:rsidRPr="004E28AD">
          <w:rPr>
            <w:color w:val="000000" w:themeColor="text1"/>
            <w:sz w:val="26"/>
          </w:rPr>
          <w:t xml:space="preserve"> 4750 </w:t>
        </w:r>
      </w:ins>
      <w:proofErr w:type="spellStart"/>
      <w:ins w:id="33" w:author="swetha vivekanandan" w:date="2024-02-13T17:59:00Z">
        <w:r w:rsidR="006D5757" w:rsidRPr="004E28AD">
          <w:rPr>
            <w:color w:val="000000" w:themeColor="text1"/>
            <w:sz w:val="26"/>
            <w:rPrChange w:id="34" w:author="swetha vivekanandan" w:date="2024-02-13T18:01:00Z">
              <w:rPr>
                <w:color w:val="000000" w:themeColor="text1"/>
                <w:sz w:val="26"/>
              </w:rPr>
            </w:rPrChange>
          </w:rPr>
          <w:t>S</w:t>
        </w:r>
      </w:ins>
      <w:ins w:id="35" w:author="swetha vivekanandan" w:date="2024-02-13T18:00:00Z">
        <w:r w:rsidR="006D5757" w:rsidRPr="004E28AD">
          <w:rPr>
            <w:color w:val="000000" w:themeColor="text1"/>
            <w:sz w:val="26"/>
            <w:rPrChange w:id="36" w:author="swetha vivekanandan" w:date="2024-02-13T18:01:00Z">
              <w:rPr>
                <w:color w:val="000000" w:themeColor="text1"/>
                <w:sz w:val="26"/>
              </w:rPr>
            </w:rPrChange>
          </w:rPr>
          <w:t>q</w:t>
        </w:r>
      </w:ins>
      <w:ins w:id="37" w:author="swetha vivekanandan" w:date="2024-02-13T17:59:00Z">
        <w:r w:rsidR="006D5757" w:rsidRPr="004E28AD">
          <w:rPr>
            <w:color w:val="000000" w:themeColor="text1"/>
            <w:sz w:val="26"/>
            <w:rPrChange w:id="38" w:author="swetha vivekanandan" w:date="2024-02-13T18:01:00Z">
              <w:rPr>
                <w:color w:val="000000" w:themeColor="text1"/>
                <w:sz w:val="26"/>
              </w:rPr>
            </w:rPrChange>
          </w:rPr>
          <w:t>.ft</w:t>
        </w:r>
        <w:proofErr w:type="spellEnd"/>
        <w:r w:rsidR="006D5757" w:rsidRPr="004E28AD">
          <w:rPr>
            <w:color w:val="000000" w:themeColor="text1"/>
            <w:sz w:val="26"/>
            <w:rPrChange w:id="39" w:author="swetha vivekanandan" w:date="2024-02-13T18:01:00Z">
              <w:rPr>
                <w:color w:val="000000" w:themeColor="text1"/>
                <w:sz w:val="26"/>
              </w:rPr>
            </w:rPrChange>
          </w:rPr>
          <w:t xml:space="preserve"> of land </w:t>
        </w:r>
      </w:ins>
      <w:ins w:id="40" w:author="swetha vivekanandan" w:date="2024-02-13T18:00:00Z">
        <w:r w:rsidR="006D5757" w:rsidRPr="004E28AD">
          <w:rPr>
            <w:color w:val="000000" w:themeColor="text1"/>
            <w:sz w:val="26"/>
            <w:rPrChange w:id="41" w:author="swetha vivekanandan" w:date="2024-02-13T18:01:00Z">
              <w:rPr>
                <w:color w:val="000000" w:themeColor="text1"/>
                <w:sz w:val="26"/>
              </w:rPr>
            </w:rPrChange>
          </w:rPr>
          <w:t xml:space="preserve">with built up area of _____  </w:t>
        </w:r>
        <w:proofErr w:type="spellStart"/>
        <w:r w:rsidR="006D5757" w:rsidRPr="004E28AD">
          <w:rPr>
            <w:color w:val="000000" w:themeColor="text1"/>
            <w:sz w:val="26"/>
            <w:rPrChange w:id="42" w:author="swetha vivekanandan" w:date="2024-02-13T18:01:00Z">
              <w:rPr>
                <w:color w:val="000000" w:themeColor="text1"/>
                <w:sz w:val="26"/>
              </w:rPr>
            </w:rPrChange>
          </w:rPr>
          <w:t>sq.ft</w:t>
        </w:r>
        <w:proofErr w:type="spellEnd"/>
        <w:r w:rsidR="006D5757" w:rsidRPr="004E28AD">
          <w:rPr>
            <w:color w:val="000000" w:themeColor="text1"/>
            <w:sz w:val="26"/>
            <w:rPrChange w:id="43" w:author="swetha vivekanandan" w:date="2024-02-13T18:01:00Z">
              <w:rPr>
                <w:color w:val="000000" w:themeColor="text1"/>
                <w:sz w:val="26"/>
              </w:rPr>
            </w:rPrChange>
          </w:rPr>
          <w:t xml:space="preserve"> consisting</w:t>
        </w:r>
      </w:ins>
      <w:ins w:id="44" w:author="swetha vivekanandan" w:date="2024-02-13T18:01:00Z">
        <w:r w:rsidR="006D5757" w:rsidRPr="004E28AD">
          <w:rPr>
            <w:color w:val="000000" w:themeColor="text1"/>
            <w:sz w:val="26"/>
          </w:rPr>
          <w:t xml:space="preserve"> Basement</w:t>
        </w:r>
      </w:ins>
      <w:ins w:id="45" w:author="swetha vivekanandan" w:date="2024-02-13T18:00:00Z">
        <w:r w:rsidR="006D5757" w:rsidRPr="004E28AD">
          <w:rPr>
            <w:color w:val="000000" w:themeColor="text1"/>
            <w:sz w:val="26"/>
            <w:rPrChange w:id="46" w:author="swetha vivekanandan" w:date="2024-02-13T18:01:00Z">
              <w:rPr>
                <w:color w:val="000000" w:themeColor="text1"/>
                <w:sz w:val="26"/>
              </w:rPr>
            </w:rPrChange>
          </w:rPr>
          <w:t>,</w:t>
        </w:r>
      </w:ins>
      <w:ins w:id="47" w:author="swetha vivekanandan" w:date="2024-02-13T18:01:00Z">
        <w:r w:rsidR="006D5757" w:rsidRPr="004E28AD">
          <w:rPr>
            <w:color w:val="000000" w:themeColor="text1"/>
            <w:sz w:val="26"/>
          </w:rPr>
          <w:t xml:space="preserve"> </w:t>
        </w:r>
        <w:proofErr w:type="spellStart"/>
        <w:r w:rsidR="006D5757" w:rsidRPr="004E28AD">
          <w:rPr>
            <w:color w:val="000000" w:themeColor="text1"/>
            <w:sz w:val="26"/>
          </w:rPr>
          <w:t>gound</w:t>
        </w:r>
        <w:proofErr w:type="spellEnd"/>
        <w:r w:rsidR="006D5757" w:rsidRPr="004E28AD">
          <w:rPr>
            <w:color w:val="000000" w:themeColor="text1"/>
            <w:sz w:val="26"/>
          </w:rPr>
          <w:t xml:space="preserve"> floor,</w:t>
        </w:r>
      </w:ins>
      <w:ins w:id="48" w:author="swetha vivekanandan" w:date="2024-02-13T18:00:00Z">
        <w:r w:rsidR="006D5757" w:rsidRPr="004E28AD">
          <w:rPr>
            <w:color w:val="000000" w:themeColor="text1"/>
            <w:sz w:val="26"/>
            <w:rPrChange w:id="49" w:author="swetha vivekanandan" w:date="2024-02-13T18:01:00Z">
              <w:rPr>
                <w:color w:val="000000" w:themeColor="text1"/>
                <w:sz w:val="26"/>
              </w:rPr>
            </w:rPrChange>
          </w:rPr>
          <w:t xml:space="preserve"> 1</w:t>
        </w:r>
        <w:r w:rsidR="006D5757" w:rsidRPr="004E28AD">
          <w:rPr>
            <w:color w:val="000000" w:themeColor="text1"/>
            <w:sz w:val="26"/>
            <w:vertAlign w:val="superscript"/>
            <w:rPrChange w:id="50" w:author="swetha vivekanandan" w:date="2024-02-13T18:01:00Z">
              <w:rPr>
                <w:color w:val="000000" w:themeColor="text1"/>
                <w:sz w:val="26"/>
              </w:rPr>
            </w:rPrChange>
          </w:rPr>
          <w:t>st</w:t>
        </w:r>
        <w:r w:rsidR="006D5757" w:rsidRPr="004E28AD">
          <w:rPr>
            <w:color w:val="000000" w:themeColor="text1"/>
            <w:sz w:val="26"/>
            <w:rPrChange w:id="51" w:author="swetha vivekanandan" w:date="2024-02-13T18:01:00Z">
              <w:rPr>
                <w:color w:val="000000" w:themeColor="text1"/>
                <w:sz w:val="26"/>
              </w:rPr>
            </w:rPrChange>
          </w:rPr>
          <w:t xml:space="preserve"> floor, 2</w:t>
        </w:r>
        <w:r w:rsidR="006D5757" w:rsidRPr="004E28AD">
          <w:rPr>
            <w:color w:val="000000" w:themeColor="text1"/>
            <w:sz w:val="26"/>
            <w:vertAlign w:val="superscript"/>
            <w:rPrChange w:id="52" w:author="swetha vivekanandan" w:date="2024-02-13T18:01:00Z">
              <w:rPr>
                <w:color w:val="000000" w:themeColor="text1"/>
                <w:sz w:val="26"/>
              </w:rPr>
            </w:rPrChange>
          </w:rPr>
          <w:t>nd</w:t>
        </w:r>
        <w:r w:rsidR="006D5757" w:rsidRPr="004E28AD">
          <w:rPr>
            <w:color w:val="000000" w:themeColor="text1"/>
            <w:sz w:val="26"/>
            <w:rPrChange w:id="53" w:author="swetha vivekanandan" w:date="2024-02-13T18:01:00Z">
              <w:rPr>
                <w:color w:val="000000" w:themeColor="text1"/>
                <w:sz w:val="26"/>
              </w:rPr>
            </w:rPrChange>
          </w:rPr>
          <w:t xml:space="preserve"> floor and 3</w:t>
        </w:r>
        <w:r w:rsidR="006D5757" w:rsidRPr="004E28AD">
          <w:rPr>
            <w:color w:val="000000" w:themeColor="text1"/>
            <w:sz w:val="26"/>
            <w:vertAlign w:val="superscript"/>
            <w:rPrChange w:id="54" w:author="swetha vivekanandan" w:date="2024-02-13T18:01:00Z">
              <w:rPr>
                <w:color w:val="000000" w:themeColor="text1"/>
                <w:sz w:val="26"/>
              </w:rPr>
            </w:rPrChange>
          </w:rPr>
          <w:t>r</w:t>
        </w:r>
      </w:ins>
      <w:ins w:id="55" w:author="swetha vivekanandan" w:date="2024-02-13T18:01:00Z">
        <w:r w:rsidR="006D5757" w:rsidRPr="004E28AD">
          <w:rPr>
            <w:color w:val="000000" w:themeColor="text1"/>
            <w:sz w:val="26"/>
            <w:vertAlign w:val="superscript"/>
            <w:rPrChange w:id="56" w:author="swetha vivekanandan" w:date="2024-02-13T18:01:00Z">
              <w:rPr>
                <w:color w:val="000000" w:themeColor="text1"/>
                <w:sz w:val="26"/>
              </w:rPr>
            </w:rPrChange>
          </w:rPr>
          <w:t>d</w:t>
        </w:r>
        <w:r w:rsidR="006D5757" w:rsidRPr="004E28AD">
          <w:rPr>
            <w:color w:val="000000" w:themeColor="text1"/>
            <w:sz w:val="26"/>
            <w:rPrChange w:id="57" w:author="swetha vivekanandan" w:date="2024-02-13T18:01:00Z">
              <w:rPr>
                <w:color w:val="000000" w:themeColor="text1"/>
                <w:sz w:val="26"/>
              </w:rPr>
            </w:rPrChange>
          </w:rPr>
          <w:t xml:space="preserve"> floor with terrace</w:t>
        </w:r>
      </w:ins>
      <w:r w:rsidRPr="004E28AD">
        <w:rPr>
          <w:color w:val="000000" w:themeColor="text1"/>
          <w:sz w:val="26"/>
        </w:rPr>
        <w:t xml:space="preserve"> </w:t>
      </w:r>
      <w:r w:rsidR="001D2071" w:rsidRPr="004E28AD">
        <w:rPr>
          <w:color w:val="000000" w:themeColor="text1"/>
          <w:sz w:val="26"/>
        </w:rPr>
        <w:t xml:space="preserve">and </w:t>
      </w:r>
      <w:r w:rsidR="00B47643" w:rsidRPr="004E28AD">
        <w:rPr>
          <w:color w:val="000000" w:themeColor="text1"/>
          <w:sz w:val="26"/>
        </w:rPr>
        <w:t>LESSOR</w:t>
      </w:r>
      <w:r w:rsidR="001D2071" w:rsidRPr="004E28AD">
        <w:rPr>
          <w:color w:val="000000" w:themeColor="text1"/>
          <w:sz w:val="26"/>
        </w:rPr>
        <w:t xml:space="preserve"> has been in </w:t>
      </w:r>
      <w:ins w:id="58" w:author="swetha vivekanandan" w:date="2024-02-13T18:01:00Z">
        <w:r w:rsidR="006D5757" w:rsidRPr="004E28AD">
          <w:rPr>
            <w:color w:val="000000" w:themeColor="text1"/>
            <w:sz w:val="26"/>
            <w:rPrChange w:id="59" w:author="swetha vivekanandan" w:date="2024-02-13T18:01:00Z">
              <w:rPr>
                <w:color w:val="000000" w:themeColor="text1"/>
                <w:sz w:val="26"/>
              </w:rPr>
            </w:rPrChange>
          </w:rPr>
          <w:t>absolute</w:t>
        </w:r>
        <w:r w:rsidR="006D5757" w:rsidRPr="004E28AD">
          <w:rPr>
            <w:color w:val="000000" w:themeColor="text1"/>
            <w:sz w:val="26"/>
          </w:rPr>
          <w:t xml:space="preserve"> </w:t>
        </w:r>
      </w:ins>
      <w:r w:rsidR="001D2071" w:rsidRPr="004E28AD">
        <w:rPr>
          <w:color w:val="000000" w:themeColor="text1"/>
          <w:sz w:val="26"/>
        </w:rPr>
        <w:t>possession and enjoyment of the same</w:t>
      </w:r>
      <w:ins w:id="60" w:author="swetha vivekanandan" w:date="2024-02-13T18:01:00Z">
        <w:r w:rsidR="006D5757" w:rsidRPr="004E28AD">
          <w:rPr>
            <w:color w:val="000000" w:themeColor="text1"/>
            <w:sz w:val="26"/>
          </w:rPr>
          <w:t xml:space="preserve"> </w:t>
        </w:r>
        <w:r w:rsidR="006D5757" w:rsidRPr="004E28AD">
          <w:rPr>
            <w:color w:val="000000" w:themeColor="text1"/>
            <w:sz w:val="26"/>
            <w:rPrChange w:id="61" w:author="swetha vivekanandan" w:date="2024-02-13T18:02:00Z">
              <w:rPr>
                <w:color w:val="000000" w:themeColor="text1"/>
                <w:sz w:val="26"/>
              </w:rPr>
            </w:rPrChange>
          </w:rPr>
          <w:t>as it’s</w:t>
        </w:r>
      </w:ins>
      <w:ins w:id="62" w:author="swetha vivekanandan" w:date="2024-02-13T18:02:00Z">
        <w:r w:rsidR="006D5757" w:rsidRPr="004E28AD">
          <w:rPr>
            <w:color w:val="000000" w:themeColor="text1"/>
            <w:sz w:val="26"/>
            <w:rPrChange w:id="63" w:author="swetha vivekanandan" w:date="2024-02-13T18:02:00Z">
              <w:rPr>
                <w:color w:val="000000" w:themeColor="text1"/>
                <w:sz w:val="26"/>
              </w:rPr>
            </w:rPrChange>
          </w:rPr>
          <w:t xml:space="preserve"> absolute owner</w:t>
        </w:r>
      </w:ins>
      <w:r w:rsidR="001D2071" w:rsidRPr="004E28AD">
        <w:rPr>
          <w:color w:val="000000" w:themeColor="text1"/>
          <w:sz w:val="26"/>
        </w:rPr>
        <w:t xml:space="preserve">. </w:t>
      </w:r>
      <w:r w:rsidR="005C4909" w:rsidRPr="004E28AD">
        <w:rPr>
          <w:color w:val="000000" w:themeColor="text1"/>
          <w:sz w:val="26"/>
        </w:rPr>
        <w:t>The</w:t>
      </w:r>
      <w:r w:rsidR="004F0986" w:rsidRPr="004E28AD">
        <w:rPr>
          <w:color w:val="000000" w:themeColor="text1"/>
          <w:sz w:val="26"/>
        </w:rPr>
        <w:t xml:space="preserve"> title </w:t>
      </w:r>
      <w:ins w:id="64" w:author="swetha vivekanandan" w:date="2024-02-13T18:02:00Z">
        <w:r w:rsidR="006D5757" w:rsidRPr="004E28AD">
          <w:rPr>
            <w:color w:val="000000" w:themeColor="text1"/>
            <w:sz w:val="26"/>
            <w:rPrChange w:id="65" w:author="swetha vivekanandan" w:date="2024-02-13T18:02:00Z">
              <w:rPr>
                <w:color w:val="000000" w:themeColor="text1"/>
                <w:sz w:val="26"/>
              </w:rPr>
            </w:rPrChange>
          </w:rPr>
          <w:t>of lessor</w:t>
        </w:r>
        <w:r w:rsidR="006D5757" w:rsidRPr="004E28AD">
          <w:rPr>
            <w:color w:val="000000" w:themeColor="text1"/>
            <w:sz w:val="26"/>
          </w:rPr>
          <w:t xml:space="preserve"> </w:t>
        </w:r>
      </w:ins>
      <w:r w:rsidR="004F0986" w:rsidRPr="004E28AD">
        <w:rPr>
          <w:color w:val="000000" w:themeColor="text1"/>
          <w:sz w:val="26"/>
        </w:rPr>
        <w:t xml:space="preserve">to the said property is absolute and marketable.  </w:t>
      </w:r>
    </w:p>
    <w:p w14:paraId="466710A3" w14:textId="77777777" w:rsidR="006D5757" w:rsidRPr="004E28AD" w:rsidRDefault="006D5757">
      <w:pPr>
        <w:ind w:firstLine="720"/>
        <w:jc w:val="both"/>
        <w:rPr>
          <w:ins w:id="66" w:author="swetha vivekanandan" w:date="2024-02-13T18:04:00Z"/>
          <w:color w:val="000000" w:themeColor="text1"/>
          <w:sz w:val="26"/>
        </w:rPr>
        <w:pPrChange w:id="67" w:author="swetha vivekanandan" w:date="2024-02-13T18:04:00Z">
          <w:pPr>
            <w:spacing w:line="360" w:lineRule="auto"/>
            <w:ind w:firstLine="720"/>
            <w:jc w:val="both"/>
          </w:pPr>
        </w:pPrChange>
      </w:pPr>
    </w:p>
    <w:p w14:paraId="6C2253BE" w14:textId="1998F7A1" w:rsidR="002F4E7E" w:rsidRPr="004E28AD" w:rsidDel="006D5757" w:rsidRDefault="006D5757" w:rsidP="00265385">
      <w:pPr>
        <w:spacing w:line="360" w:lineRule="auto"/>
        <w:ind w:firstLine="720"/>
        <w:jc w:val="both"/>
        <w:rPr>
          <w:del w:id="68" w:author="swetha vivekanandan" w:date="2024-02-13T18:02:00Z"/>
          <w:color w:val="000000" w:themeColor="text1"/>
          <w:sz w:val="26"/>
          <w:rPrChange w:id="69" w:author="swetha vivekanandan" w:date="2024-02-13T18:03:00Z">
            <w:rPr>
              <w:del w:id="70" w:author="swetha vivekanandan" w:date="2024-02-13T18:02:00Z"/>
              <w:color w:val="000000" w:themeColor="text1"/>
              <w:sz w:val="26"/>
            </w:rPr>
          </w:rPrChange>
        </w:rPr>
      </w:pPr>
      <w:ins w:id="71" w:author="swetha vivekanandan" w:date="2024-02-13T18:02:00Z">
        <w:r w:rsidRPr="004E28AD">
          <w:rPr>
            <w:color w:val="000000" w:themeColor="text1"/>
            <w:sz w:val="26"/>
            <w:rPrChange w:id="72" w:author="swetha vivekanandan" w:date="2024-02-13T18:03:00Z">
              <w:rPr>
                <w:color w:val="000000" w:themeColor="text1"/>
                <w:sz w:val="26"/>
              </w:rPr>
            </w:rPrChange>
          </w:rPr>
          <w:t xml:space="preserve">Whereas, </w:t>
        </w:r>
      </w:ins>
    </w:p>
    <w:p w14:paraId="6C2253BF" w14:textId="77777777" w:rsidR="002F4E7E" w:rsidRPr="004E28AD" w:rsidDel="006D5757" w:rsidRDefault="002F4E7E" w:rsidP="005823F0">
      <w:pPr>
        <w:spacing w:line="360" w:lineRule="auto"/>
        <w:jc w:val="both"/>
        <w:rPr>
          <w:del w:id="73" w:author="swetha vivekanandan" w:date="2024-02-13T18:02:00Z"/>
          <w:color w:val="000000" w:themeColor="text1"/>
          <w:sz w:val="18"/>
          <w:rPrChange w:id="74" w:author="swetha vivekanandan" w:date="2024-02-13T18:03:00Z">
            <w:rPr>
              <w:del w:id="75" w:author="swetha vivekanandan" w:date="2024-02-13T18:02:00Z"/>
              <w:color w:val="000000" w:themeColor="text1"/>
              <w:sz w:val="18"/>
            </w:rPr>
          </w:rPrChange>
        </w:rPr>
      </w:pPr>
    </w:p>
    <w:p w14:paraId="6C2253C0" w14:textId="4289AC16" w:rsidR="005823F0" w:rsidRPr="004E28AD" w:rsidRDefault="005823F0" w:rsidP="006D5757">
      <w:pPr>
        <w:spacing w:line="360" w:lineRule="auto"/>
        <w:ind w:firstLine="720"/>
        <w:jc w:val="both"/>
        <w:rPr>
          <w:ins w:id="76" w:author="swetha vivekanandan" w:date="2024-02-14T15:26:00Z"/>
          <w:color w:val="000000" w:themeColor="text1"/>
          <w:sz w:val="26"/>
        </w:rPr>
      </w:pPr>
      <w:del w:id="77" w:author="swetha vivekanandan" w:date="2024-02-13T18:02:00Z">
        <w:r w:rsidRPr="004E28AD" w:rsidDel="006D5757">
          <w:rPr>
            <w:color w:val="000000" w:themeColor="text1"/>
            <w:sz w:val="26"/>
            <w:rPrChange w:id="78" w:author="swetha vivekanandan" w:date="2024-02-13T18:03:00Z">
              <w:rPr>
                <w:color w:val="000000" w:themeColor="text1"/>
                <w:sz w:val="26"/>
              </w:rPr>
            </w:rPrChange>
          </w:rPr>
          <w:delText xml:space="preserve">WHEREAS the </w:delText>
        </w:r>
        <w:r w:rsidR="002E03F7" w:rsidRPr="004E28AD" w:rsidDel="006D5757">
          <w:rPr>
            <w:b/>
            <w:bCs/>
            <w:color w:val="000000" w:themeColor="text1"/>
            <w:sz w:val="26"/>
            <w:rPrChange w:id="79" w:author="swetha vivekanandan" w:date="2024-02-13T18:03:00Z">
              <w:rPr>
                <w:b/>
                <w:bCs/>
                <w:color w:val="000000" w:themeColor="text1"/>
                <w:sz w:val="26"/>
              </w:rPr>
            </w:rPrChange>
          </w:rPr>
          <w:delText>LESSOR</w:delText>
        </w:r>
        <w:r w:rsidR="008E7B76" w:rsidRPr="004E28AD" w:rsidDel="006D5757">
          <w:rPr>
            <w:color w:val="000000" w:themeColor="text1"/>
            <w:sz w:val="26"/>
            <w:rPrChange w:id="80" w:author="swetha vivekanandan" w:date="2024-02-13T18:03:00Z">
              <w:rPr>
                <w:color w:val="000000" w:themeColor="text1"/>
                <w:sz w:val="26"/>
              </w:rPr>
            </w:rPrChange>
          </w:rPr>
          <w:delText xml:space="preserve"> are </w:delText>
        </w:r>
        <w:r w:rsidRPr="004E28AD" w:rsidDel="006D5757">
          <w:rPr>
            <w:color w:val="000000" w:themeColor="text1"/>
            <w:sz w:val="26"/>
            <w:rPrChange w:id="81" w:author="swetha vivekanandan" w:date="2024-02-13T18:03:00Z">
              <w:rPr>
                <w:color w:val="000000" w:themeColor="text1"/>
                <w:sz w:val="26"/>
              </w:rPr>
            </w:rPrChange>
          </w:rPr>
          <w:delText>in the absolute possession of</w:delText>
        </w:r>
        <w:r w:rsidR="00F90EA3" w:rsidRPr="004E28AD" w:rsidDel="006D5757">
          <w:rPr>
            <w:color w:val="000000" w:themeColor="text1"/>
            <w:sz w:val="26"/>
            <w:rPrChange w:id="82" w:author="swetha vivekanandan" w:date="2024-02-13T18:03:00Z">
              <w:rPr>
                <w:color w:val="000000" w:themeColor="text1"/>
                <w:sz w:val="26"/>
              </w:rPr>
            </w:rPrChange>
          </w:rPr>
          <w:delText xml:space="preserve"> the premises which is described hereunder in Schedule –</w:delText>
        </w:r>
        <w:r w:rsidR="00EE2442" w:rsidRPr="004E28AD" w:rsidDel="006D5757">
          <w:rPr>
            <w:color w:val="000000" w:themeColor="text1"/>
            <w:sz w:val="26"/>
            <w:rPrChange w:id="83" w:author="swetha vivekanandan" w:date="2024-02-13T18:03:00Z">
              <w:rPr>
                <w:color w:val="000000" w:themeColor="text1"/>
                <w:sz w:val="26"/>
              </w:rPr>
            </w:rPrChange>
          </w:rPr>
          <w:delText xml:space="preserve">A.  </w:delText>
        </w:r>
      </w:del>
      <w:proofErr w:type="gramStart"/>
      <w:ins w:id="84" w:author="swetha vivekanandan" w:date="2024-02-13T18:02:00Z">
        <w:r w:rsidR="006D5757" w:rsidRPr="004E28AD">
          <w:rPr>
            <w:color w:val="000000" w:themeColor="text1"/>
            <w:sz w:val="26"/>
            <w:rPrChange w:id="85" w:author="swetha vivekanandan" w:date="2024-02-13T18:03:00Z">
              <w:rPr>
                <w:color w:val="000000" w:themeColor="text1"/>
                <w:sz w:val="26"/>
              </w:rPr>
            </w:rPrChange>
          </w:rPr>
          <w:t>t</w:t>
        </w:r>
      </w:ins>
      <w:proofErr w:type="gramEnd"/>
      <w:del w:id="86" w:author="swetha vivekanandan" w:date="2024-02-13T18:02:00Z">
        <w:r w:rsidR="00EE2442" w:rsidRPr="004E28AD" w:rsidDel="006D5757">
          <w:rPr>
            <w:color w:val="000000" w:themeColor="text1"/>
            <w:sz w:val="26"/>
            <w:rPrChange w:id="87" w:author="swetha vivekanandan" w:date="2024-02-13T18:03:00Z">
              <w:rPr>
                <w:color w:val="000000" w:themeColor="text1"/>
                <w:sz w:val="26"/>
              </w:rPr>
            </w:rPrChange>
          </w:rPr>
          <w:delText>T</w:delText>
        </w:r>
      </w:del>
      <w:r w:rsidR="00EE2442" w:rsidRPr="004E28AD">
        <w:rPr>
          <w:color w:val="000000" w:themeColor="text1"/>
          <w:sz w:val="26"/>
          <w:rPrChange w:id="88" w:author="swetha vivekanandan" w:date="2024-02-13T18:03:00Z">
            <w:rPr>
              <w:color w:val="000000" w:themeColor="text1"/>
              <w:sz w:val="26"/>
            </w:rPr>
          </w:rPrChange>
        </w:rPr>
        <w:t xml:space="preserve">he Lessee approached the </w:t>
      </w:r>
      <w:r w:rsidR="002E03F7" w:rsidRPr="004E28AD">
        <w:rPr>
          <w:b/>
          <w:bCs/>
          <w:color w:val="000000" w:themeColor="text1"/>
          <w:sz w:val="26"/>
          <w:rPrChange w:id="89" w:author="swetha vivekanandan" w:date="2024-02-13T18:03:00Z">
            <w:rPr>
              <w:b/>
              <w:bCs/>
              <w:color w:val="000000" w:themeColor="text1"/>
              <w:sz w:val="26"/>
            </w:rPr>
          </w:rPrChange>
        </w:rPr>
        <w:t>LESSOR</w:t>
      </w:r>
      <w:del w:id="90" w:author="swetha vivekanandan" w:date="2024-02-13T18:05:00Z">
        <w:r w:rsidR="00EE2442" w:rsidRPr="004E28AD" w:rsidDel="008E3E7B">
          <w:rPr>
            <w:color w:val="000000" w:themeColor="text1"/>
            <w:sz w:val="26"/>
            <w:rPrChange w:id="91" w:author="swetha vivekanandan" w:date="2024-02-13T18:03:00Z">
              <w:rPr>
                <w:color w:val="000000" w:themeColor="text1"/>
                <w:sz w:val="26"/>
              </w:rPr>
            </w:rPrChange>
          </w:rPr>
          <w:delText>s</w:delText>
        </w:r>
      </w:del>
      <w:r w:rsidR="00EE2442" w:rsidRPr="004E28AD">
        <w:rPr>
          <w:color w:val="000000" w:themeColor="text1"/>
          <w:sz w:val="26"/>
          <w:rPrChange w:id="92" w:author="swetha vivekanandan" w:date="2024-02-13T18:03:00Z">
            <w:rPr>
              <w:color w:val="000000" w:themeColor="text1"/>
              <w:sz w:val="26"/>
            </w:rPr>
          </w:rPrChange>
        </w:rPr>
        <w:t xml:space="preserve"> for </w:t>
      </w:r>
      <w:del w:id="93" w:author="swetha vivekanandan" w:date="2024-02-13T18:04:00Z">
        <w:r w:rsidR="00EE2442" w:rsidRPr="004E28AD" w:rsidDel="00C36635">
          <w:rPr>
            <w:color w:val="000000" w:themeColor="text1"/>
            <w:sz w:val="26"/>
            <w:rPrChange w:id="94" w:author="swetha vivekanandan" w:date="2024-02-13T18:03:00Z">
              <w:rPr>
                <w:color w:val="000000" w:themeColor="text1"/>
                <w:sz w:val="26"/>
              </w:rPr>
            </w:rPrChange>
          </w:rPr>
          <w:delText xml:space="preserve">the </w:delText>
        </w:r>
      </w:del>
      <w:r w:rsidR="00EE2442" w:rsidRPr="004E28AD">
        <w:rPr>
          <w:color w:val="000000" w:themeColor="text1"/>
          <w:sz w:val="26"/>
          <w:rPrChange w:id="95" w:author="swetha vivekanandan" w:date="2024-02-13T18:03:00Z">
            <w:rPr>
              <w:color w:val="000000" w:themeColor="text1"/>
              <w:sz w:val="26"/>
            </w:rPr>
          </w:rPrChange>
        </w:rPr>
        <w:t xml:space="preserve">lease of </w:t>
      </w:r>
      <w:del w:id="96" w:author="swetha vivekanandan" w:date="2024-02-13T18:03:00Z">
        <w:r w:rsidR="00EE2442" w:rsidRPr="004E28AD" w:rsidDel="006D5757">
          <w:rPr>
            <w:color w:val="000000" w:themeColor="text1"/>
            <w:sz w:val="26"/>
            <w:rPrChange w:id="97" w:author="swetha vivekanandan" w:date="2024-02-13T18:03:00Z">
              <w:rPr>
                <w:color w:val="000000" w:themeColor="text1"/>
                <w:sz w:val="26"/>
              </w:rPr>
            </w:rPrChange>
          </w:rPr>
          <w:delText xml:space="preserve">the </w:delText>
        </w:r>
      </w:del>
      <w:del w:id="98" w:author="swetha vivekanandan" w:date="2024-02-13T18:05:00Z">
        <w:r w:rsidR="00EE2442" w:rsidRPr="004E28AD" w:rsidDel="008E3E7B">
          <w:rPr>
            <w:color w:val="000000" w:themeColor="text1"/>
            <w:sz w:val="26"/>
            <w:rPrChange w:id="99" w:author="swetha vivekanandan" w:date="2024-02-13T18:03:00Z">
              <w:rPr>
                <w:color w:val="000000" w:themeColor="text1"/>
                <w:sz w:val="26"/>
              </w:rPr>
            </w:rPrChange>
          </w:rPr>
          <w:delText xml:space="preserve">portion </w:delText>
        </w:r>
        <w:r w:rsidR="00E8161C" w:rsidRPr="004E28AD" w:rsidDel="008E3E7B">
          <w:rPr>
            <w:color w:val="000000" w:themeColor="text1"/>
            <w:sz w:val="26"/>
            <w:rPrChange w:id="100" w:author="swetha vivekanandan" w:date="2024-02-13T18:03:00Z">
              <w:rPr>
                <w:color w:val="000000" w:themeColor="text1"/>
                <w:sz w:val="26"/>
              </w:rPr>
            </w:rPrChange>
          </w:rPr>
          <w:delText xml:space="preserve">of </w:delText>
        </w:r>
      </w:del>
      <w:r w:rsidR="00E8161C" w:rsidRPr="004E28AD">
        <w:rPr>
          <w:color w:val="000000" w:themeColor="text1"/>
          <w:sz w:val="26"/>
          <w:rPrChange w:id="101" w:author="swetha vivekanandan" w:date="2024-02-13T18:03:00Z">
            <w:rPr>
              <w:color w:val="000000" w:themeColor="text1"/>
              <w:sz w:val="26"/>
            </w:rPr>
          </w:rPrChange>
        </w:rPr>
        <w:t xml:space="preserve">the </w:t>
      </w:r>
      <w:ins w:id="102" w:author="swetha vivekanandan" w:date="2024-02-13T18:06:00Z">
        <w:r w:rsidR="008E3E7B" w:rsidRPr="004E28AD">
          <w:rPr>
            <w:color w:val="000000" w:themeColor="text1"/>
            <w:sz w:val="26"/>
          </w:rPr>
          <w:t>said</w:t>
        </w:r>
      </w:ins>
      <w:del w:id="103" w:author="swetha vivekanandan" w:date="2024-02-13T18:04:00Z">
        <w:r w:rsidR="00E8161C" w:rsidRPr="004E28AD" w:rsidDel="00C36635">
          <w:rPr>
            <w:color w:val="000000" w:themeColor="text1"/>
            <w:sz w:val="26"/>
            <w:rPrChange w:id="104" w:author="swetha vivekanandan" w:date="2024-02-13T18:03:00Z">
              <w:rPr>
                <w:color w:val="000000" w:themeColor="text1"/>
                <w:sz w:val="26"/>
              </w:rPr>
            </w:rPrChange>
          </w:rPr>
          <w:delText>said</w:delText>
        </w:r>
      </w:del>
      <w:r w:rsidR="00E8161C" w:rsidRPr="004E28AD">
        <w:rPr>
          <w:color w:val="000000" w:themeColor="text1"/>
          <w:sz w:val="26"/>
          <w:rPrChange w:id="105" w:author="swetha vivekanandan" w:date="2024-02-13T18:03:00Z">
            <w:rPr>
              <w:color w:val="000000" w:themeColor="text1"/>
              <w:sz w:val="26"/>
            </w:rPr>
          </w:rPrChange>
        </w:rPr>
        <w:t xml:space="preserve"> property </w:t>
      </w:r>
      <w:r w:rsidRPr="004E28AD">
        <w:rPr>
          <w:color w:val="000000" w:themeColor="text1"/>
          <w:sz w:val="26"/>
          <w:rPrChange w:id="106" w:author="swetha vivekanandan" w:date="2024-02-13T18:03:00Z">
            <w:rPr>
              <w:color w:val="000000" w:themeColor="text1"/>
              <w:sz w:val="26"/>
            </w:rPr>
          </w:rPrChange>
        </w:rPr>
        <w:t>hereinafter referred to as the “Leased Premises’</w:t>
      </w:r>
      <w:ins w:id="107" w:author="swetha vivekanandan" w:date="2024-02-13T18:08:00Z">
        <w:r w:rsidR="008E3E7B" w:rsidRPr="004E28AD">
          <w:rPr>
            <w:color w:val="000000" w:themeColor="text1"/>
            <w:sz w:val="26"/>
          </w:rPr>
          <w:t xml:space="preserve"> for the purpose of </w:t>
        </w:r>
      </w:ins>
      <w:ins w:id="108" w:author="swetha vivekanandan" w:date="2024-02-14T15:25:00Z">
        <w:r w:rsidR="00B06674" w:rsidRPr="004E28AD">
          <w:rPr>
            <w:color w:val="000000" w:themeColor="text1"/>
            <w:sz w:val="26"/>
          </w:rPr>
          <w:t xml:space="preserve">running its </w:t>
        </w:r>
        <w:r w:rsidR="00117F2E" w:rsidRPr="004E28AD">
          <w:rPr>
            <w:color w:val="000000" w:themeColor="text1"/>
            <w:sz w:val="26"/>
          </w:rPr>
          <w:t>Administrative</w:t>
        </w:r>
        <w:r w:rsidR="00B06674" w:rsidRPr="004E28AD">
          <w:rPr>
            <w:color w:val="000000" w:themeColor="text1"/>
            <w:sz w:val="26"/>
          </w:rPr>
          <w:t xml:space="preserve"> Office</w:t>
        </w:r>
      </w:ins>
      <w:ins w:id="109" w:author="swetha vivekanandan" w:date="2024-02-14T15:26:00Z">
        <w:r w:rsidR="008F3436" w:rsidRPr="004E28AD">
          <w:rPr>
            <w:color w:val="000000" w:themeColor="text1"/>
            <w:sz w:val="26"/>
          </w:rPr>
          <w:t xml:space="preserve"> and the Lessor herein also agreed to let out the schedule mentioned property as a whole with all </w:t>
        </w:r>
      </w:ins>
      <w:r w:rsidR="004E28AD" w:rsidRPr="004E28AD">
        <w:rPr>
          <w:color w:val="000000" w:themeColor="text1"/>
          <w:sz w:val="26"/>
          <w:highlight w:val="yellow"/>
        </w:rPr>
        <w:t>appurtenant</w:t>
      </w:r>
      <w:ins w:id="110" w:author="swetha vivekanandan" w:date="2024-02-14T15:27:00Z">
        <w:r w:rsidR="008F3436" w:rsidRPr="004E28AD">
          <w:rPr>
            <w:color w:val="000000" w:themeColor="text1"/>
            <w:sz w:val="26"/>
          </w:rPr>
          <w:t xml:space="preserve"> to Lessee herein</w:t>
        </w:r>
      </w:ins>
      <w:del w:id="111" w:author="swetha vivekanandan" w:date="2024-02-13T18:06:00Z">
        <w:r w:rsidRPr="004E28AD" w:rsidDel="008E3E7B">
          <w:rPr>
            <w:color w:val="000000" w:themeColor="text1"/>
            <w:sz w:val="26"/>
            <w:rPrChange w:id="112" w:author="swetha vivekanandan" w:date="2024-02-13T18:03:00Z">
              <w:rPr>
                <w:color w:val="000000" w:themeColor="text1"/>
                <w:sz w:val="26"/>
              </w:rPr>
            </w:rPrChange>
          </w:rPr>
          <w:delText xml:space="preserve"> which is described hereunder in Schedule – ‘B’</w:delText>
        </w:r>
      </w:del>
      <w:r w:rsidRPr="004E28AD">
        <w:rPr>
          <w:color w:val="000000" w:themeColor="text1"/>
          <w:sz w:val="26"/>
          <w:rPrChange w:id="113" w:author="swetha vivekanandan" w:date="2024-02-13T18:03:00Z">
            <w:rPr>
              <w:color w:val="000000" w:themeColor="text1"/>
              <w:sz w:val="26"/>
            </w:rPr>
          </w:rPrChange>
        </w:rPr>
        <w:t>.</w:t>
      </w:r>
    </w:p>
    <w:p w14:paraId="26911A9D" w14:textId="77777777" w:rsidR="008F3436" w:rsidRPr="004E28AD" w:rsidRDefault="008F3436">
      <w:pPr>
        <w:ind w:firstLine="720"/>
        <w:jc w:val="both"/>
        <w:rPr>
          <w:ins w:id="114" w:author="swetha vivekanandan" w:date="2024-02-14T15:26:00Z"/>
          <w:color w:val="000000" w:themeColor="text1"/>
          <w:sz w:val="26"/>
        </w:rPr>
        <w:pPrChange w:id="115" w:author="swetha vivekanandan" w:date="2024-02-14T16:00:00Z">
          <w:pPr>
            <w:spacing w:line="360" w:lineRule="auto"/>
            <w:ind w:firstLine="720"/>
            <w:jc w:val="both"/>
          </w:pPr>
        </w:pPrChange>
      </w:pPr>
    </w:p>
    <w:p w14:paraId="3D7A8286" w14:textId="6B45259E" w:rsidR="008F3436" w:rsidRPr="004E28AD" w:rsidDel="00C205E4" w:rsidRDefault="008F3436" w:rsidP="005019DC">
      <w:pPr>
        <w:spacing w:line="360" w:lineRule="auto"/>
        <w:jc w:val="both"/>
        <w:rPr>
          <w:del w:id="116" w:author="swetha vivekanandan" w:date="2024-02-14T15:31:00Z"/>
          <w:rFonts w:ascii="Arial" w:hAnsi="Arial" w:cs="Arial"/>
        </w:rPr>
      </w:pPr>
      <w:ins w:id="117" w:author="swetha vivekanandan" w:date="2024-02-14T15:26:00Z">
        <w:r w:rsidRPr="004E28AD">
          <w:rPr>
            <w:rFonts w:ascii="Arial" w:hAnsi="Arial" w:cs="Arial"/>
            <w:rPrChange w:id="118" w:author="swetha vivekanandan" w:date="2024-02-14T15:26:00Z">
              <w:rPr>
                <w:rFonts w:ascii="Arial" w:hAnsi="Arial" w:cs="Arial"/>
              </w:rPr>
            </w:rPrChange>
          </w:rPr>
          <w:t xml:space="preserve">That in consideration of the rent herein after reserved and of the lessee’s covenants herein after contained, the </w:t>
        </w:r>
        <w:r w:rsidRPr="00125BC1">
          <w:rPr>
            <w:rFonts w:ascii="Arial" w:hAnsi="Arial" w:cs="Arial"/>
            <w:highlight w:val="yellow"/>
            <w:rPrChange w:id="119" w:author="swetha vivekanandan" w:date="2024-02-14T15:26:00Z">
              <w:rPr>
                <w:rFonts w:ascii="Arial" w:hAnsi="Arial" w:cs="Arial"/>
              </w:rPr>
            </w:rPrChange>
          </w:rPr>
          <w:t>LESSOR</w:t>
        </w:r>
        <w:r w:rsidRPr="004E28AD">
          <w:rPr>
            <w:rFonts w:ascii="Arial" w:hAnsi="Arial" w:cs="Arial"/>
            <w:rPrChange w:id="120" w:author="swetha vivekanandan" w:date="2024-02-14T15:26:00Z">
              <w:rPr>
                <w:rFonts w:ascii="Arial" w:hAnsi="Arial" w:cs="Arial"/>
              </w:rPr>
            </w:rPrChange>
          </w:rPr>
          <w:t xml:space="preserve"> hereby lease unto the said Lessee all that premises described hereunder to hold the same unto the lessee for </w:t>
        </w:r>
      </w:ins>
      <w:r w:rsidR="000D03A6" w:rsidRPr="000D03A6">
        <w:rPr>
          <w:rFonts w:ascii="Arial" w:hAnsi="Arial" w:cs="Arial"/>
          <w:highlight w:val="yellow"/>
        </w:rPr>
        <w:t>a</w:t>
      </w:r>
      <w:ins w:id="121" w:author="swetha vivekanandan" w:date="2024-02-14T15:26:00Z">
        <w:r w:rsidRPr="004E28AD">
          <w:rPr>
            <w:rFonts w:ascii="Arial" w:hAnsi="Arial" w:cs="Arial"/>
            <w:rPrChange w:id="122" w:author="swetha vivekanandan" w:date="2024-02-14T15:26:00Z">
              <w:rPr>
                <w:rFonts w:ascii="Arial" w:hAnsi="Arial" w:cs="Arial"/>
              </w:rPr>
            </w:rPrChange>
          </w:rPr>
          <w:t xml:space="preserve"> term of </w:t>
        </w:r>
      </w:ins>
      <w:ins w:id="123" w:author="swetha vivekanandan" w:date="2024-02-14T15:27:00Z">
        <w:r w:rsidRPr="004E28AD">
          <w:rPr>
            <w:rFonts w:ascii="Arial" w:hAnsi="Arial" w:cs="Arial"/>
          </w:rPr>
          <w:t>4</w:t>
        </w:r>
      </w:ins>
      <w:ins w:id="124" w:author="swetha vivekanandan" w:date="2024-02-14T15:26:00Z">
        <w:r w:rsidRPr="004E28AD">
          <w:rPr>
            <w:rFonts w:ascii="Arial" w:hAnsi="Arial" w:cs="Arial"/>
            <w:rPrChange w:id="125" w:author="swetha vivekanandan" w:date="2024-02-14T15:26:00Z">
              <w:rPr>
                <w:rFonts w:ascii="Arial" w:hAnsi="Arial" w:cs="Arial"/>
              </w:rPr>
            </w:rPrChange>
          </w:rPr>
          <w:t xml:space="preserve"> </w:t>
        </w:r>
      </w:ins>
      <w:ins w:id="126" w:author="swetha vivekanandan" w:date="2024-02-14T15:27:00Z">
        <w:r w:rsidRPr="004E28AD">
          <w:rPr>
            <w:rFonts w:ascii="Arial" w:hAnsi="Arial" w:cs="Arial"/>
          </w:rPr>
          <w:t xml:space="preserve">years </w:t>
        </w:r>
      </w:ins>
      <w:ins w:id="127" w:author="swetha vivekanandan" w:date="2024-02-14T15:26:00Z">
        <w:r w:rsidRPr="004E28AD">
          <w:rPr>
            <w:rFonts w:ascii="Arial" w:hAnsi="Arial" w:cs="Arial"/>
            <w:rPrChange w:id="128" w:author="swetha vivekanandan" w:date="2024-02-14T15:26:00Z">
              <w:rPr>
                <w:rFonts w:ascii="Arial" w:hAnsi="Arial" w:cs="Arial"/>
              </w:rPr>
            </w:rPrChange>
          </w:rPr>
          <w:t>with effect from</w:t>
        </w:r>
      </w:ins>
      <w:ins w:id="129" w:author="swetha vivekanandan" w:date="2024-02-14T15:27:00Z">
        <w:r w:rsidRPr="004E28AD">
          <w:rPr>
            <w:rFonts w:ascii="Arial" w:hAnsi="Arial" w:cs="Arial"/>
          </w:rPr>
          <w:t xml:space="preserve"> 01.01.2024 to 31.12.2028 </w:t>
        </w:r>
      </w:ins>
      <w:ins w:id="130" w:author="swetha vivekanandan" w:date="2024-02-14T15:26:00Z">
        <w:r w:rsidRPr="004E28AD">
          <w:rPr>
            <w:rFonts w:ascii="Arial" w:hAnsi="Arial" w:cs="Arial"/>
            <w:rPrChange w:id="131" w:author="swetha vivekanandan" w:date="2024-02-14T15:26:00Z">
              <w:rPr>
                <w:rFonts w:ascii="Arial" w:hAnsi="Arial" w:cs="Arial"/>
              </w:rPr>
            </w:rPrChange>
          </w:rPr>
          <w:t xml:space="preserve">and the monthly rent of </w:t>
        </w:r>
        <w:r w:rsidRPr="004E28AD">
          <w:rPr>
            <w:rFonts w:ascii="Arial" w:hAnsi="Arial" w:cs="Arial"/>
            <w:b/>
            <w:rPrChange w:id="132" w:author="swetha vivekanandan" w:date="2024-02-14T15:26:00Z">
              <w:rPr>
                <w:rFonts w:ascii="Arial" w:hAnsi="Arial" w:cs="Arial"/>
                <w:b/>
              </w:rPr>
            </w:rPrChange>
          </w:rPr>
          <w:t>Rs.</w:t>
        </w:r>
      </w:ins>
      <w:ins w:id="133" w:author="swetha vivekanandan" w:date="2024-02-14T15:28:00Z">
        <w:r w:rsidRPr="004E28AD">
          <w:rPr>
            <w:rFonts w:ascii="Arial" w:hAnsi="Arial" w:cs="Arial"/>
            <w:b/>
          </w:rPr>
          <w:t>4,20,000</w:t>
        </w:r>
      </w:ins>
      <w:ins w:id="134" w:author="swetha vivekanandan" w:date="2024-02-14T15:26:00Z">
        <w:r w:rsidRPr="004E28AD">
          <w:rPr>
            <w:rFonts w:ascii="Arial" w:hAnsi="Arial" w:cs="Arial"/>
            <w:b/>
            <w:rPrChange w:id="135" w:author="swetha vivekanandan" w:date="2024-02-14T15:26:00Z">
              <w:rPr>
                <w:rFonts w:ascii="Arial" w:hAnsi="Arial" w:cs="Arial"/>
                <w:b/>
              </w:rPr>
            </w:rPrChange>
          </w:rPr>
          <w:t xml:space="preserve">/- </w:t>
        </w:r>
        <w:r w:rsidRPr="004E28AD">
          <w:rPr>
            <w:rFonts w:ascii="Arial" w:hAnsi="Arial" w:cs="Arial"/>
            <w:rPrChange w:id="136" w:author="swetha vivekanandan" w:date="2024-02-14T15:26:00Z">
              <w:rPr>
                <w:rFonts w:ascii="Arial" w:hAnsi="Arial" w:cs="Arial"/>
              </w:rPr>
            </w:rPrChange>
          </w:rPr>
          <w:t xml:space="preserve">(Rupees </w:t>
        </w:r>
      </w:ins>
      <w:ins w:id="137" w:author="swetha vivekanandan" w:date="2024-02-14T15:28:00Z">
        <w:r w:rsidRPr="004E28AD">
          <w:rPr>
            <w:rFonts w:ascii="Arial" w:hAnsi="Arial" w:cs="Arial"/>
          </w:rPr>
          <w:t xml:space="preserve">Four </w:t>
        </w:r>
      </w:ins>
      <w:ins w:id="138" w:author="swetha vivekanandan" w:date="2024-02-14T15:26:00Z">
        <w:r w:rsidRPr="004E28AD">
          <w:rPr>
            <w:rFonts w:ascii="Arial" w:hAnsi="Arial" w:cs="Arial"/>
            <w:rPrChange w:id="139" w:author="swetha vivekanandan" w:date="2024-02-14T15:26:00Z">
              <w:rPr>
                <w:rFonts w:ascii="Arial" w:hAnsi="Arial" w:cs="Arial"/>
              </w:rPr>
            </w:rPrChange>
          </w:rPr>
          <w:t>Lakh Eighty Thousand Only)</w:t>
        </w:r>
      </w:ins>
      <w:ins w:id="140" w:author="swetha vivekanandan" w:date="2024-02-14T15:28:00Z">
        <w:r w:rsidRPr="004E28AD">
          <w:rPr>
            <w:rFonts w:ascii="Arial" w:hAnsi="Arial" w:cs="Arial"/>
          </w:rPr>
          <w:t xml:space="preserve"> at its inception</w:t>
        </w:r>
      </w:ins>
      <w:ins w:id="141" w:author="swetha vivekanandan" w:date="2024-02-14T15:29:00Z">
        <w:r w:rsidRPr="004E28AD">
          <w:rPr>
            <w:rFonts w:ascii="Arial" w:hAnsi="Arial" w:cs="Arial"/>
          </w:rPr>
          <w:t xml:space="preserve"> and 5% escalation on every yea</w:t>
        </w:r>
      </w:ins>
      <w:ins w:id="142" w:author="swetha vivekanandan" w:date="2024-02-14T15:30:00Z">
        <w:r w:rsidRPr="004E28AD">
          <w:rPr>
            <w:rFonts w:ascii="Arial" w:hAnsi="Arial" w:cs="Arial"/>
          </w:rPr>
          <w:t xml:space="preserve">r and the rent </w:t>
        </w:r>
      </w:ins>
      <w:ins w:id="143" w:author="swetha vivekanandan" w:date="2024-02-14T15:26:00Z">
        <w:r w:rsidRPr="004E28AD">
          <w:rPr>
            <w:rFonts w:ascii="Arial" w:hAnsi="Arial" w:cs="Arial"/>
            <w:rPrChange w:id="144" w:author="swetha vivekanandan" w:date="2024-02-14T15:26:00Z">
              <w:rPr>
                <w:rFonts w:ascii="Arial" w:hAnsi="Arial" w:cs="Arial"/>
              </w:rPr>
            </w:rPrChange>
          </w:rPr>
          <w:t xml:space="preserve">payable </w:t>
        </w:r>
      </w:ins>
      <w:ins w:id="145" w:author="swetha vivekanandan" w:date="2024-02-14T15:30:00Z">
        <w:r w:rsidR="009C5A76" w:rsidRPr="004E28AD">
          <w:rPr>
            <w:rFonts w:ascii="Arial" w:hAnsi="Arial" w:cs="Arial"/>
          </w:rPr>
          <w:t xml:space="preserve">is </w:t>
        </w:r>
      </w:ins>
      <w:ins w:id="146" w:author="swetha vivekanandan" w:date="2024-02-14T15:26:00Z">
        <w:r w:rsidRPr="004E28AD">
          <w:rPr>
            <w:rFonts w:ascii="Arial" w:hAnsi="Arial" w:cs="Arial"/>
            <w:rPrChange w:id="147" w:author="swetha vivekanandan" w:date="2024-02-14T15:26:00Z">
              <w:rPr>
                <w:rFonts w:ascii="Arial" w:hAnsi="Arial" w:cs="Arial"/>
              </w:rPr>
            </w:rPrChange>
          </w:rPr>
          <w:t>on or before 5</w:t>
        </w:r>
        <w:r w:rsidRPr="004E28AD">
          <w:rPr>
            <w:rFonts w:ascii="Arial" w:hAnsi="Arial" w:cs="Arial"/>
            <w:vertAlign w:val="superscript"/>
            <w:rPrChange w:id="148" w:author="swetha vivekanandan" w:date="2024-02-14T15:26:00Z">
              <w:rPr>
                <w:rFonts w:ascii="Arial" w:hAnsi="Arial" w:cs="Arial"/>
                <w:vertAlign w:val="superscript"/>
              </w:rPr>
            </w:rPrChange>
          </w:rPr>
          <w:t>th</w:t>
        </w:r>
        <w:r w:rsidRPr="004E28AD">
          <w:rPr>
            <w:rFonts w:ascii="Arial" w:hAnsi="Arial" w:cs="Arial"/>
            <w:rPrChange w:id="149" w:author="swetha vivekanandan" w:date="2024-02-14T15:26:00Z">
              <w:rPr>
                <w:rFonts w:ascii="Arial" w:hAnsi="Arial" w:cs="Arial"/>
              </w:rPr>
            </w:rPrChange>
          </w:rPr>
          <w:t xml:space="preserve"> of every month and the Lessee hereby covenants with </w:t>
        </w:r>
        <w:r w:rsidR="000D03A6" w:rsidRPr="000D03A6">
          <w:rPr>
            <w:rFonts w:ascii="Arial" w:hAnsi="Arial" w:cs="Arial"/>
            <w:highlight w:val="yellow"/>
            <w:rPrChange w:id="150" w:author="swetha vivekanandan" w:date="2024-02-14T15:26:00Z">
              <w:rPr>
                <w:rFonts w:ascii="Arial" w:hAnsi="Arial" w:cs="Arial"/>
                <w:highlight w:val="yellow"/>
              </w:rPr>
            </w:rPrChange>
          </w:rPr>
          <w:t>LESSOR</w:t>
        </w:r>
        <w:r w:rsidR="000D03A6" w:rsidRPr="004E28AD">
          <w:rPr>
            <w:rFonts w:ascii="Arial" w:hAnsi="Arial" w:cs="Arial"/>
            <w:rPrChange w:id="151" w:author="swetha vivekanandan" w:date="2024-02-14T15:26:00Z">
              <w:rPr>
                <w:rFonts w:ascii="Arial" w:hAnsi="Arial" w:cs="Arial"/>
              </w:rPr>
            </w:rPrChange>
          </w:rPr>
          <w:t xml:space="preserve"> </w:t>
        </w:r>
        <w:r w:rsidRPr="004E28AD">
          <w:rPr>
            <w:rFonts w:ascii="Arial" w:hAnsi="Arial" w:cs="Arial"/>
            <w:rPrChange w:id="152" w:author="swetha vivekanandan" w:date="2024-02-14T15:26:00Z">
              <w:rPr>
                <w:rFonts w:ascii="Arial" w:hAnsi="Arial" w:cs="Arial"/>
              </w:rPr>
            </w:rPrChange>
          </w:rPr>
          <w:t>as follows:-</w:t>
        </w:r>
      </w:ins>
    </w:p>
    <w:p w14:paraId="27CADB3B" w14:textId="77777777" w:rsidR="00C205E4" w:rsidRPr="004E28AD" w:rsidRDefault="00C205E4" w:rsidP="00C205E4">
      <w:pPr>
        <w:spacing w:line="360" w:lineRule="auto"/>
        <w:ind w:right="36" w:firstLine="720"/>
        <w:jc w:val="both"/>
        <w:rPr>
          <w:ins w:id="153" w:author="swetha vivekanandan" w:date="2024-02-14T15:31:00Z"/>
          <w:rFonts w:ascii="Arial" w:hAnsi="Arial" w:cs="Arial"/>
        </w:rPr>
      </w:pPr>
    </w:p>
    <w:p w14:paraId="4B7A8276" w14:textId="77777777" w:rsidR="00B11D60" w:rsidRPr="004E28AD" w:rsidRDefault="00B11D60" w:rsidP="00C205E4">
      <w:pPr>
        <w:spacing w:line="360" w:lineRule="auto"/>
        <w:ind w:right="36" w:firstLine="720"/>
        <w:jc w:val="both"/>
        <w:rPr>
          <w:ins w:id="154" w:author="swetha vivekanandan" w:date="2024-02-14T15:31:00Z"/>
          <w:rFonts w:ascii="Arial" w:hAnsi="Arial" w:cs="Arial"/>
        </w:rPr>
      </w:pPr>
    </w:p>
    <w:p w14:paraId="0140E548" w14:textId="16DBAA7D" w:rsidR="00B11D60" w:rsidRPr="004E28AD" w:rsidRDefault="00B11D60">
      <w:pPr>
        <w:pStyle w:val="ListParagraph"/>
        <w:numPr>
          <w:ilvl w:val="0"/>
          <w:numId w:val="2"/>
        </w:numPr>
        <w:spacing w:line="360" w:lineRule="auto"/>
        <w:ind w:left="0" w:right="36" w:firstLine="0"/>
        <w:jc w:val="both"/>
        <w:rPr>
          <w:ins w:id="155" w:author="swetha vivekanandan" w:date="2024-02-14T15:31:00Z"/>
          <w:rFonts w:ascii="Arial" w:hAnsi="Arial" w:cs="Arial"/>
          <w:rPrChange w:id="156" w:author="swetha vivekanandan" w:date="2024-02-14T15:40:00Z">
            <w:rPr>
              <w:ins w:id="157" w:author="swetha vivekanandan" w:date="2024-02-14T15:31:00Z"/>
            </w:rPr>
          </w:rPrChange>
        </w:rPr>
        <w:pPrChange w:id="158" w:author="swetha vivekanandan" w:date="2024-02-14T16:00:00Z">
          <w:pPr>
            <w:spacing w:line="360" w:lineRule="auto"/>
            <w:ind w:right="36"/>
            <w:jc w:val="both"/>
          </w:pPr>
        </w:pPrChange>
      </w:pPr>
      <w:ins w:id="159" w:author="swetha vivekanandan" w:date="2024-02-14T15:31:00Z">
        <w:r w:rsidRPr="004E28AD">
          <w:rPr>
            <w:rFonts w:ascii="Arial" w:hAnsi="Arial" w:cs="Arial"/>
            <w:rPrChange w:id="160" w:author="swetha vivekanandan" w:date="2024-02-14T15:40:00Z">
              <w:rPr/>
            </w:rPrChange>
          </w:rPr>
          <w:t>That the lease shall begin from the first of every English month terminating with the last day of every such month and the rent of every month hereby reserved shall be payable on or before fifth of succeeding month.</w:t>
        </w:r>
      </w:ins>
    </w:p>
    <w:p w14:paraId="31A8BDB2" w14:textId="77777777" w:rsidR="00B11D60" w:rsidRPr="004E28AD" w:rsidRDefault="00B11D60" w:rsidP="00F357CF">
      <w:pPr>
        <w:spacing w:line="360" w:lineRule="auto"/>
        <w:ind w:right="36"/>
        <w:jc w:val="both"/>
        <w:rPr>
          <w:ins w:id="161" w:author="swetha vivekanandan" w:date="2024-02-14T15:31:00Z"/>
          <w:rFonts w:ascii="Arial" w:hAnsi="Arial" w:cs="Arial"/>
          <w:rPrChange w:id="162" w:author="swetha vivekanandan" w:date="2024-02-14T15:40:00Z">
            <w:rPr>
              <w:ins w:id="163" w:author="swetha vivekanandan" w:date="2024-02-14T15:31:00Z"/>
              <w:rFonts w:ascii="Arial" w:hAnsi="Arial" w:cs="Arial"/>
            </w:rPr>
          </w:rPrChange>
        </w:rPr>
      </w:pPr>
    </w:p>
    <w:p w14:paraId="0A874C3C" w14:textId="3A34BF04" w:rsidR="00B11D60" w:rsidRPr="004E28AD" w:rsidRDefault="00B11D60">
      <w:pPr>
        <w:pStyle w:val="ListParagraph"/>
        <w:numPr>
          <w:ilvl w:val="0"/>
          <w:numId w:val="2"/>
        </w:numPr>
        <w:spacing w:line="360" w:lineRule="auto"/>
        <w:ind w:left="0" w:right="36" w:firstLine="0"/>
        <w:jc w:val="both"/>
        <w:rPr>
          <w:ins w:id="164" w:author="swetha vivekanandan" w:date="2024-02-14T15:33:00Z"/>
          <w:rFonts w:ascii="Arial" w:hAnsi="Arial" w:cs="Arial"/>
          <w:rPrChange w:id="165" w:author="swetha vivekanandan" w:date="2024-02-14T15:41:00Z">
            <w:rPr>
              <w:ins w:id="166" w:author="swetha vivekanandan" w:date="2024-02-14T15:33:00Z"/>
            </w:rPr>
          </w:rPrChange>
        </w:rPr>
        <w:pPrChange w:id="167" w:author="swetha vivekanandan" w:date="2024-02-14T16:00:00Z">
          <w:pPr>
            <w:spacing w:line="360" w:lineRule="auto"/>
            <w:ind w:right="36"/>
            <w:jc w:val="both"/>
          </w:pPr>
        </w:pPrChange>
      </w:pPr>
      <w:ins w:id="168" w:author="swetha vivekanandan" w:date="2024-02-14T15:31:00Z">
        <w:r w:rsidRPr="004E28AD">
          <w:rPr>
            <w:rFonts w:ascii="Arial" w:hAnsi="Arial" w:cs="Arial"/>
            <w:rPrChange w:id="169" w:author="swetha vivekanandan" w:date="2024-02-14T15:40:00Z">
              <w:rPr/>
            </w:rPrChange>
          </w:rPr>
          <w:t xml:space="preserve">The Lease is for a period of </w:t>
        </w:r>
      </w:ins>
      <w:ins w:id="170" w:author="swetha vivekanandan" w:date="2024-02-14T15:32:00Z">
        <w:r w:rsidRPr="004E28AD">
          <w:rPr>
            <w:rFonts w:ascii="Arial" w:hAnsi="Arial" w:cs="Arial"/>
            <w:rPrChange w:id="171" w:author="swetha vivekanandan" w:date="2024-02-14T15:40:00Z">
              <w:rPr/>
            </w:rPrChange>
          </w:rPr>
          <w:t xml:space="preserve">four years </w:t>
        </w:r>
      </w:ins>
      <w:ins w:id="172" w:author="swetha vivekanandan" w:date="2024-02-14T15:31:00Z">
        <w:r w:rsidRPr="004E28AD">
          <w:rPr>
            <w:rFonts w:ascii="Arial" w:hAnsi="Arial" w:cs="Arial"/>
            <w:rPrChange w:id="173" w:author="swetha vivekanandan" w:date="2024-02-14T15:40:00Z">
              <w:rPr/>
            </w:rPrChange>
          </w:rPr>
          <w:t xml:space="preserve">with effect </w:t>
        </w:r>
      </w:ins>
      <w:ins w:id="174" w:author="swetha vivekanandan" w:date="2024-02-14T15:32:00Z">
        <w:r w:rsidRPr="004E28AD">
          <w:rPr>
            <w:rFonts w:ascii="Arial" w:hAnsi="Arial" w:cs="Arial"/>
            <w:rPrChange w:id="175" w:author="swetha vivekanandan" w:date="2024-02-14T15:40:00Z">
              <w:rPr>
                <w:highlight w:val="yellow"/>
              </w:rPr>
            </w:rPrChange>
          </w:rPr>
          <w:t xml:space="preserve">from 01.01.2024 to 31.12.2028 and the monthly rent of </w:t>
        </w:r>
        <w:r w:rsidRPr="004E28AD">
          <w:rPr>
            <w:rFonts w:ascii="Arial" w:hAnsi="Arial" w:cs="Arial"/>
            <w:b/>
            <w:rPrChange w:id="176" w:author="swetha vivekanandan" w:date="2024-02-14T15:40:00Z">
              <w:rPr>
                <w:b/>
                <w:highlight w:val="yellow"/>
              </w:rPr>
            </w:rPrChange>
          </w:rPr>
          <w:t>Rs.4</w:t>
        </w:r>
        <w:proofErr w:type="gramStart"/>
        <w:r w:rsidRPr="004E28AD">
          <w:rPr>
            <w:rFonts w:ascii="Arial" w:hAnsi="Arial" w:cs="Arial"/>
            <w:b/>
            <w:rPrChange w:id="177" w:author="swetha vivekanandan" w:date="2024-02-14T15:40:00Z">
              <w:rPr>
                <w:b/>
                <w:highlight w:val="yellow"/>
              </w:rPr>
            </w:rPrChange>
          </w:rPr>
          <w:t>,20,000</w:t>
        </w:r>
        <w:proofErr w:type="gramEnd"/>
        <w:r w:rsidRPr="004E28AD">
          <w:rPr>
            <w:rFonts w:ascii="Arial" w:hAnsi="Arial" w:cs="Arial"/>
            <w:b/>
            <w:rPrChange w:id="178" w:author="swetha vivekanandan" w:date="2024-02-14T15:40:00Z">
              <w:rPr>
                <w:b/>
                <w:highlight w:val="yellow"/>
              </w:rPr>
            </w:rPrChange>
          </w:rPr>
          <w:t xml:space="preserve">/- </w:t>
        </w:r>
        <w:r w:rsidRPr="004E28AD">
          <w:rPr>
            <w:rFonts w:ascii="Arial" w:hAnsi="Arial" w:cs="Arial"/>
            <w:rPrChange w:id="179" w:author="swetha vivekanandan" w:date="2024-02-14T15:40:00Z">
              <w:rPr>
                <w:highlight w:val="yellow"/>
              </w:rPr>
            </w:rPrChange>
          </w:rPr>
          <w:t>(Rupees Four Lakh Eighty Thousand Only) at its inception and 5% escalation on every year till expire of lease period</w:t>
        </w:r>
      </w:ins>
      <w:ins w:id="180" w:author="swetha vivekanandan" w:date="2024-02-14T15:33:00Z">
        <w:r w:rsidRPr="004E28AD">
          <w:rPr>
            <w:rFonts w:ascii="Arial" w:hAnsi="Arial" w:cs="Arial"/>
            <w:rPrChange w:id="181" w:author="swetha vivekanandan" w:date="2024-02-14T15:40:00Z">
              <w:rPr>
                <w:rFonts w:ascii="Arial" w:hAnsi="Arial" w:cs="Arial"/>
              </w:rPr>
            </w:rPrChange>
          </w:rPr>
          <w:t xml:space="preserve"> and the period of lease may be extended at the option of Lessor and in case of its extension</w:t>
        </w:r>
        <w:r w:rsidRPr="004E28AD">
          <w:rPr>
            <w:rFonts w:ascii="Arial" w:hAnsi="Arial" w:cs="Arial"/>
          </w:rPr>
          <w:t xml:space="preserve"> </w:t>
        </w:r>
        <w:r w:rsidRPr="004E28AD">
          <w:rPr>
            <w:rFonts w:ascii="Arial" w:hAnsi="Arial" w:cs="Arial"/>
            <w:rPrChange w:id="182" w:author="swetha vivekanandan" w:date="2024-02-14T15:41:00Z">
              <w:rPr>
                <w:rFonts w:ascii="Arial" w:hAnsi="Arial" w:cs="Arial"/>
              </w:rPr>
            </w:rPrChange>
          </w:rPr>
          <w:t xml:space="preserve">necessary </w:t>
        </w:r>
      </w:ins>
      <w:r w:rsidR="000D03A6" w:rsidRPr="000D03A6">
        <w:rPr>
          <w:rFonts w:ascii="Arial" w:hAnsi="Arial" w:cs="Arial"/>
          <w:highlight w:val="yellow"/>
        </w:rPr>
        <w:lastRenderedPageBreak/>
        <w:t>fresh</w:t>
      </w:r>
      <w:r w:rsidR="000D03A6">
        <w:rPr>
          <w:rFonts w:ascii="Arial" w:hAnsi="Arial" w:cs="Arial"/>
        </w:rPr>
        <w:t xml:space="preserve"> </w:t>
      </w:r>
      <w:ins w:id="183" w:author="swetha vivekanandan" w:date="2024-02-14T15:33:00Z">
        <w:r w:rsidRPr="004E28AD">
          <w:rPr>
            <w:rFonts w:ascii="Arial" w:hAnsi="Arial" w:cs="Arial"/>
            <w:rPrChange w:id="184" w:author="swetha vivekanandan" w:date="2024-02-14T15:41:00Z">
              <w:rPr>
                <w:rFonts w:ascii="Arial" w:hAnsi="Arial" w:cs="Arial"/>
              </w:rPr>
            </w:rPrChange>
          </w:rPr>
          <w:t xml:space="preserve">lease agreement shall be executed </w:t>
        </w:r>
      </w:ins>
      <w:ins w:id="185" w:author="swetha vivekanandan" w:date="2024-02-14T15:34:00Z">
        <w:r w:rsidRPr="004E28AD">
          <w:rPr>
            <w:rFonts w:ascii="Arial" w:hAnsi="Arial" w:cs="Arial"/>
            <w:rPrChange w:id="186" w:author="swetha vivekanandan" w:date="2024-02-14T15:41:00Z">
              <w:rPr>
                <w:rFonts w:ascii="Arial" w:hAnsi="Arial" w:cs="Arial"/>
              </w:rPr>
            </w:rPrChange>
          </w:rPr>
          <w:t>to that effect with fresh terms as mutually agreed.</w:t>
        </w:r>
      </w:ins>
      <w:r w:rsidR="000D03A6">
        <w:rPr>
          <w:rFonts w:ascii="Arial" w:hAnsi="Arial" w:cs="Arial"/>
        </w:rPr>
        <w:t xml:space="preserve"> </w:t>
      </w:r>
      <w:r w:rsidR="000D03A6" w:rsidRPr="000D03A6">
        <w:rPr>
          <w:rFonts w:ascii="Arial" w:hAnsi="Arial" w:cs="Arial"/>
          <w:highlight w:val="yellow"/>
        </w:rPr>
        <w:t>It is agreed that the aforesaid four years of lease period may be treated as lock in period.</w:t>
      </w:r>
    </w:p>
    <w:p w14:paraId="665A7398" w14:textId="77777777" w:rsidR="00B11D60" w:rsidRPr="004E28AD" w:rsidRDefault="00B11D60" w:rsidP="00F357CF">
      <w:pPr>
        <w:ind w:right="36"/>
        <w:rPr>
          <w:ins w:id="187" w:author="swetha vivekanandan" w:date="2024-02-14T15:31:00Z"/>
          <w:rFonts w:ascii="Arial" w:hAnsi="Arial" w:cs="Arial"/>
          <w:rPrChange w:id="188" w:author="swetha vivekanandan" w:date="2024-02-14T15:41:00Z">
            <w:rPr>
              <w:ins w:id="189" w:author="swetha vivekanandan" w:date="2024-02-14T15:31:00Z"/>
              <w:rFonts w:ascii="Arial" w:hAnsi="Arial" w:cs="Arial"/>
            </w:rPr>
          </w:rPrChange>
        </w:rPr>
      </w:pPr>
    </w:p>
    <w:p w14:paraId="6D60C33C" w14:textId="13E5BDBB" w:rsidR="00846BF9" w:rsidRPr="004E28AD" w:rsidRDefault="00B11D60">
      <w:pPr>
        <w:pStyle w:val="ListParagraph"/>
        <w:numPr>
          <w:ilvl w:val="0"/>
          <w:numId w:val="2"/>
        </w:numPr>
        <w:spacing w:line="360" w:lineRule="auto"/>
        <w:ind w:left="0" w:right="36" w:firstLine="0"/>
        <w:jc w:val="both"/>
        <w:rPr>
          <w:ins w:id="190" w:author="swetha vivekanandan" w:date="2024-02-14T15:49:00Z"/>
          <w:rFonts w:eastAsiaTheme="minorHAnsi"/>
          <w:sz w:val="26"/>
          <w:szCs w:val="26"/>
          <w:lang w:val="en-IN"/>
          <w:rPrChange w:id="191" w:author="swetha vivekanandan" w:date="2024-02-14T15:49:00Z">
            <w:rPr>
              <w:ins w:id="192" w:author="swetha vivekanandan" w:date="2024-02-14T15:49:00Z"/>
              <w:rFonts w:eastAsiaTheme="minorHAnsi"/>
              <w:sz w:val="26"/>
              <w:szCs w:val="26"/>
              <w:highlight w:val="yellow"/>
              <w:lang w:val="en-IN"/>
            </w:rPr>
          </w:rPrChange>
        </w:rPr>
        <w:pPrChange w:id="193" w:author="swetha vivekanandan" w:date="2024-02-14T16:00:00Z">
          <w:pPr>
            <w:pStyle w:val="ListParagraph"/>
            <w:numPr>
              <w:numId w:val="2"/>
            </w:numPr>
            <w:spacing w:line="360" w:lineRule="auto"/>
            <w:ind w:left="0" w:right="36" w:hanging="360"/>
            <w:jc w:val="both"/>
          </w:pPr>
        </w:pPrChange>
      </w:pPr>
      <w:ins w:id="194" w:author="swetha vivekanandan" w:date="2024-02-14T15:31:00Z">
        <w:r w:rsidRPr="004E28AD">
          <w:rPr>
            <w:rFonts w:ascii="Arial" w:hAnsi="Arial" w:cs="Arial"/>
            <w:rPrChange w:id="195" w:author="swetha vivekanandan" w:date="2024-02-14T15:41:00Z">
              <w:rPr>
                <w:rFonts w:ascii="Arial" w:hAnsi="Arial" w:cs="Arial"/>
              </w:rPr>
            </w:rPrChange>
          </w:rPr>
          <w:t>The Lessee has paid a sum of Rs.</w:t>
        </w:r>
      </w:ins>
      <w:ins w:id="196" w:author="swetha vivekanandan" w:date="2024-02-14T15:34:00Z">
        <w:r w:rsidRPr="004E28AD">
          <w:rPr>
            <w:rFonts w:ascii="Arial" w:hAnsi="Arial" w:cs="Arial"/>
            <w:rPrChange w:id="197" w:author="swetha vivekanandan" w:date="2024-02-14T15:41:00Z">
              <w:rPr>
                <w:rFonts w:ascii="Arial" w:hAnsi="Arial" w:cs="Arial"/>
              </w:rPr>
            </w:rPrChange>
          </w:rPr>
          <w:t>24</w:t>
        </w:r>
      </w:ins>
      <w:ins w:id="198" w:author="swetha vivekanandan" w:date="2024-02-14T15:31:00Z">
        <w:r w:rsidRPr="004E28AD">
          <w:rPr>
            <w:rFonts w:ascii="Arial" w:hAnsi="Arial" w:cs="Arial"/>
            <w:rPrChange w:id="199" w:author="swetha vivekanandan" w:date="2024-02-14T15:41:00Z">
              <w:rPr>
                <w:rFonts w:ascii="Arial" w:hAnsi="Arial" w:cs="Arial"/>
              </w:rPr>
            </w:rPrChange>
          </w:rPr>
          <w:t xml:space="preserve">,00,000/- (Rupees </w:t>
        </w:r>
      </w:ins>
      <w:ins w:id="200" w:author="swetha vivekanandan" w:date="2024-02-14T15:34:00Z">
        <w:r w:rsidRPr="004E28AD">
          <w:rPr>
            <w:rFonts w:ascii="Arial" w:hAnsi="Arial" w:cs="Arial"/>
            <w:rPrChange w:id="201" w:author="swetha vivekanandan" w:date="2024-02-14T15:41:00Z">
              <w:rPr>
                <w:rFonts w:ascii="Arial" w:hAnsi="Arial" w:cs="Arial"/>
              </w:rPr>
            </w:rPrChange>
          </w:rPr>
          <w:t xml:space="preserve">Twenty Four </w:t>
        </w:r>
      </w:ins>
      <w:ins w:id="202" w:author="swetha vivekanandan" w:date="2024-02-14T15:31:00Z">
        <w:r w:rsidRPr="004E28AD">
          <w:rPr>
            <w:rFonts w:ascii="Arial" w:hAnsi="Arial" w:cs="Arial"/>
            <w:rPrChange w:id="203" w:author="swetha vivekanandan" w:date="2024-02-14T15:41:00Z">
              <w:rPr>
                <w:rFonts w:ascii="Arial" w:hAnsi="Arial" w:cs="Arial"/>
              </w:rPr>
            </w:rPrChange>
          </w:rPr>
          <w:t xml:space="preserve">Lakhs only) to the </w:t>
        </w:r>
      </w:ins>
      <w:ins w:id="204" w:author="swetha vivekanandan" w:date="2024-02-14T15:34:00Z">
        <w:r w:rsidRPr="004E28AD">
          <w:rPr>
            <w:rFonts w:ascii="Arial" w:hAnsi="Arial" w:cs="Arial"/>
            <w:rPrChange w:id="205" w:author="swetha vivekanandan" w:date="2024-02-14T15:41:00Z">
              <w:rPr>
                <w:rFonts w:ascii="Arial" w:hAnsi="Arial" w:cs="Arial"/>
              </w:rPr>
            </w:rPrChange>
          </w:rPr>
          <w:t xml:space="preserve">Lessor </w:t>
        </w:r>
      </w:ins>
      <w:ins w:id="206" w:author="swetha vivekanandan" w:date="2024-02-14T15:35:00Z">
        <w:r w:rsidR="00791243" w:rsidRPr="004E28AD">
          <w:rPr>
            <w:rFonts w:ascii="Arial" w:hAnsi="Arial" w:cs="Arial"/>
            <w:rPrChange w:id="207" w:author="swetha vivekanandan" w:date="2024-02-14T15:41:00Z">
              <w:rPr>
                <w:rFonts w:ascii="Arial" w:hAnsi="Arial" w:cs="Arial"/>
              </w:rPr>
            </w:rPrChange>
          </w:rPr>
          <w:t xml:space="preserve">through RTSG barring UTR No. as interest free refundable </w:t>
        </w:r>
      </w:ins>
      <w:ins w:id="208" w:author="swetha vivekanandan" w:date="2024-02-14T15:36:00Z">
        <w:r w:rsidR="00791243" w:rsidRPr="004E28AD">
          <w:rPr>
            <w:rFonts w:ascii="Arial" w:hAnsi="Arial" w:cs="Arial"/>
            <w:rPrChange w:id="209" w:author="swetha vivekanandan" w:date="2024-02-14T15:41:00Z">
              <w:rPr>
                <w:rFonts w:ascii="Arial" w:hAnsi="Arial" w:cs="Arial"/>
              </w:rPr>
            </w:rPrChange>
          </w:rPr>
          <w:t>security</w:t>
        </w:r>
      </w:ins>
      <w:ins w:id="210" w:author="swetha vivekanandan" w:date="2024-02-14T15:31:00Z">
        <w:r w:rsidRPr="004E28AD">
          <w:rPr>
            <w:rFonts w:ascii="Arial" w:hAnsi="Arial" w:cs="Arial"/>
            <w:rPrChange w:id="211" w:author="swetha vivekanandan" w:date="2024-02-14T15:41:00Z">
              <w:rPr>
                <w:rFonts w:ascii="Arial" w:hAnsi="Arial" w:cs="Arial"/>
              </w:rPr>
            </w:rPrChange>
          </w:rPr>
          <w:t xml:space="preserve"> deposit towards</w:t>
        </w:r>
      </w:ins>
      <w:ins w:id="212" w:author="swetha vivekanandan" w:date="2024-02-14T15:36:00Z">
        <w:r w:rsidR="00791243" w:rsidRPr="004E28AD">
          <w:rPr>
            <w:rFonts w:ascii="Arial" w:hAnsi="Arial" w:cs="Arial"/>
            <w:rPrChange w:id="213" w:author="swetha vivekanandan" w:date="2024-02-14T15:41:00Z">
              <w:rPr>
                <w:rFonts w:ascii="Arial" w:hAnsi="Arial" w:cs="Arial"/>
              </w:rPr>
            </w:rPrChange>
          </w:rPr>
          <w:t xml:space="preserve"> this lease</w:t>
        </w:r>
      </w:ins>
      <w:ins w:id="214" w:author="swetha vivekanandan" w:date="2024-02-14T15:31:00Z">
        <w:r w:rsidRPr="004E28AD">
          <w:rPr>
            <w:rFonts w:ascii="Arial" w:hAnsi="Arial" w:cs="Arial"/>
            <w:rPrChange w:id="215" w:author="swetha vivekanandan" w:date="2024-02-14T15:41:00Z">
              <w:rPr>
                <w:rFonts w:ascii="Arial" w:hAnsi="Arial" w:cs="Arial"/>
              </w:rPr>
            </w:rPrChange>
          </w:rPr>
          <w:t xml:space="preserve"> and the same shall be refundable without interest on termination of this </w:t>
        </w:r>
      </w:ins>
      <w:ins w:id="216" w:author="swetha vivekanandan" w:date="2024-02-14T15:44:00Z">
        <w:r w:rsidR="00791243" w:rsidRPr="004E28AD">
          <w:rPr>
            <w:rFonts w:ascii="Arial" w:hAnsi="Arial" w:cs="Arial"/>
          </w:rPr>
          <w:t>l</w:t>
        </w:r>
      </w:ins>
      <w:ins w:id="217" w:author="swetha vivekanandan" w:date="2024-02-14T15:31:00Z">
        <w:r w:rsidRPr="004E28AD">
          <w:rPr>
            <w:rFonts w:ascii="Arial" w:hAnsi="Arial" w:cs="Arial"/>
            <w:rPrChange w:id="218" w:author="swetha vivekanandan" w:date="2024-02-14T15:41:00Z">
              <w:rPr>
                <w:rFonts w:ascii="Arial" w:hAnsi="Arial" w:cs="Arial"/>
              </w:rPr>
            </w:rPrChange>
          </w:rPr>
          <w:t>ease and/or handing over vacant possession of the building. The said security deposit shall not be adjusted towards arrears of rent if any</w:t>
        </w:r>
      </w:ins>
      <w:r w:rsidR="000D03A6">
        <w:rPr>
          <w:rFonts w:ascii="Arial" w:hAnsi="Arial" w:cs="Arial"/>
        </w:rPr>
        <w:t xml:space="preserve"> </w:t>
      </w:r>
      <w:r w:rsidR="000D03A6" w:rsidRPr="000D03A6">
        <w:rPr>
          <w:rFonts w:ascii="Arial" w:hAnsi="Arial" w:cs="Arial"/>
          <w:highlight w:val="yellow"/>
        </w:rPr>
        <w:t xml:space="preserve">during the </w:t>
      </w:r>
      <w:proofErr w:type="spellStart"/>
      <w:r w:rsidR="000D03A6" w:rsidRPr="000D03A6">
        <w:rPr>
          <w:rFonts w:ascii="Arial" w:hAnsi="Arial" w:cs="Arial"/>
          <w:highlight w:val="yellow"/>
        </w:rPr>
        <w:t>subsistanc</w:t>
      </w:r>
      <w:r w:rsidR="00102F58">
        <w:rPr>
          <w:rFonts w:ascii="Arial" w:hAnsi="Arial" w:cs="Arial"/>
          <w:highlight w:val="yellow"/>
        </w:rPr>
        <w:t>e</w:t>
      </w:r>
      <w:proofErr w:type="spellEnd"/>
      <w:r w:rsidR="000D03A6" w:rsidRPr="000D03A6">
        <w:rPr>
          <w:rFonts w:ascii="Arial" w:hAnsi="Arial" w:cs="Arial"/>
          <w:highlight w:val="yellow"/>
        </w:rPr>
        <w:t xml:space="preserve"> of tenancy</w:t>
      </w:r>
      <w:r w:rsidR="000D03A6">
        <w:rPr>
          <w:rFonts w:ascii="Arial" w:hAnsi="Arial" w:cs="Arial"/>
        </w:rPr>
        <w:t xml:space="preserve">. </w:t>
      </w:r>
      <w:ins w:id="219" w:author="swetha vivekanandan" w:date="2024-02-14T15:38:00Z">
        <w:r w:rsidR="00791243" w:rsidRPr="004E28AD">
          <w:rPr>
            <w:rFonts w:eastAsiaTheme="minorHAnsi"/>
            <w:sz w:val="26"/>
            <w:szCs w:val="26"/>
            <w:lang w:val="en-IN"/>
            <w:rPrChange w:id="220" w:author="swetha vivekanandan" w:date="2024-02-14T15:41:00Z">
              <w:rPr>
                <w:rFonts w:eastAsiaTheme="minorHAnsi"/>
                <w:sz w:val="26"/>
                <w:szCs w:val="26"/>
                <w:lang w:val="en-IN"/>
              </w:rPr>
            </w:rPrChange>
          </w:rPr>
          <w:t xml:space="preserve">The above </w:t>
        </w:r>
        <w:r w:rsidR="00791243" w:rsidRPr="004E28AD">
          <w:rPr>
            <w:color w:val="000000" w:themeColor="text1"/>
            <w:sz w:val="26"/>
            <w:rPrChange w:id="221" w:author="swetha vivekanandan" w:date="2024-02-14T15:41:00Z">
              <w:rPr>
                <w:color w:val="000000" w:themeColor="text1"/>
                <w:sz w:val="26"/>
              </w:rPr>
            </w:rPrChange>
          </w:rPr>
          <w:t xml:space="preserve">IFRSD </w:t>
        </w:r>
        <w:r w:rsidR="00791243" w:rsidRPr="004E28AD">
          <w:rPr>
            <w:rFonts w:eastAsiaTheme="minorHAnsi"/>
            <w:sz w:val="26"/>
            <w:szCs w:val="26"/>
            <w:lang w:val="en-IN"/>
            <w:rPrChange w:id="222" w:author="swetha vivekanandan" w:date="2024-02-14T15:41:00Z">
              <w:rPr>
                <w:rFonts w:eastAsiaTheme="minorHAnsi"/>
                <w:sz w:val="26"/>
                <w:szCs w:val="26"/>
                <w:lang w:val="en-IN"/>
              </w:rPr>
            </w:rPrChange>
          </w:rPr>
          <w:t xml:space="preserve">will be refunded, after deducting such amounts equivalent to the damages to Leased Premises and amenities mentioned in schedule, arrears of rent, electrical and other charges due up to the date of handing over vacant possession of the Leased Premises either on expiry of the Lease Period or termination as contemplated in </w:t>
        </w:r>
        <w:r w:rsidR="00791243" w:rsidRPr="000D03A6">
          <w:rPr>
            <w:rFonts w:eastAsiaTheme="minorHAnsi"/>
            <w:sz w:val="26"/>
            <w:szCs w:val="26"/>
            <w:highlight w:val="yellow"/>
            <w:lang w:val="en-IN"/>
            <w:rPrChange w:id="223" w:author="swetha vivekanandan" w:date="2024-02-14T15:41:00Z">
              <w:rPr>
                <w:rFonts w:eastAsiaTheme="minorHAnsi"/>
                <w:sz w:val="26"/>
                <w:szCs w:val="26"/>
                <w:lang w:val="en-IN"/>
              </w:rPr>
            </w:rPrChange>
          </w:rPr>
          <w:t>clause hereto</w:t>
        </w:r>
        <w:r w:rsidR="00791243" w:rsidRPr="004E28AD">
          <w:rPr>
            <w:rFonts w:eastAsiaTheme="minorHAnsi"/>
            <w:sz w:val="26"/>
            <w:szCs w:val="26"/>
            <w:lang w:val="en-IN"/>
            <w:rPrChange w:id="224" w:author="swetha vivekanandan" w:date="2024-02-14T15:41:00Z">
              <w:rPr>
                <w:rFonts w:eastAsiaTheme="minorHAnsi"/>
                <w:sz w:val="26"/>
                <w:szCs w:val="26"/>
                <w:lang w:val="en-IN"/>
              </w:rPr>
            </w:rPrChange>
          </w:rPr>
          <w:t>.</w:t>
        </w:r>
      </w:ins>
    </w:p>
    <w:p w14:paraId="342ECAE3" w14:textId="77777777" w:rsidR="00846BF9" w:rsidRPr="004E28AD" w:rsidRDefault="00846BF9">
      <w:pPr>
        <w:pStyle w:val="ListParagraph"/>
        <w:ind w:left="0"/>
        <w:rPr>
          <w:ins w:id="225" w:author="swetha vivekanandan" w:date="2024-02-14T15:49:00Z"/>
          <w:rFonts w:ascii="Arial" w:hAnsi="Arial" w:cs="Arial"/>
          <w:rPrChange w:id="226" w:author="swetha vivekanandan" w:date="2024-02-14T15:49:00Z">
            <w:rPr>
              <w:ins w:id="227" w:author="swetha vivekanandan" w:date="2024-02-14T15:49:00Z"/>
              <w:highlight w:val="yellow"/>
            </w:rPr>
          </w:rPrChange>
        </w:rPr>
        <w:pPrChange w:id="228" w:author="swetha vivekanandan" w:date="2024-02-14T16:00:00Z">
          <w:pPr>
            <w:pStyle w:val="ListParagraph"/>
            <w:numPr>
              <w:numId w:val="2"/>
            </w:numPr>
            <w:spacing w:line="360" w:lineRule="auto"/>
            <w:ind w:left="0" w:right="36" w:hanging="360"/>
            <w:jc w:val="both"/>
          </w:pPr>
        </w:pPrChange>
      </w:pPr>
    </w:p>
    <w:p w14:paraId="70282D7F" w14:textId="7DA351A9" w:rsidR="00846BF9" w:rsidRPr="004E28AD" w:rsidRDefault="00791243">
      <w:pPr>
        <w:pStyle w:val="ListParagraph"/>
        <w:numPr>
          <w:ilvl w:val="0"/>
          <w:numId w:val="2"/>
        </w:numPr>
        <w:spacing w:line="360" w:lineRule="auto"/>
        <w:ind w:left="0" w:right="36" w:firstLine="0"/>
        <w:jc w:val="both"/>
        <w:rPr>
          <w:ins w:id="229" w:author="swetha vivekanandan" w:date="2024-02-14T15:51:00Z"/>
          <w:rFonts w:eastAsiaTheme="minorHAnsi"/>
          <w:sz w:val="26"/>
          <w:szCs w:val="26"/>
          <w:lang w:val="en-IN"/>
          <w:rPrChange w:id="230" w:author="swetha vivekanandan" w:date="2024-02-14T15:51:00Z">
            <w:rPr>
              <w:ins w:id="231" w:author="swetha vivekanandan" w:date="2024-02-14T15:51:00Z"/>
              <w:color w:val="000000" w:themeColor="text1"/>
              <w:sz w:val="26"/>
              <w:highlight w:val="yellow"/>
            </w:rPr>
          </w:rPrChange>
        </w:rPr>
        <w:pPrChange w:id="232" w:author="swetha vivekanandan" w:date="2024-02-14T16:00:00Z">
          <w:pPr>
            <w:pStyle w:val="ListParagraph"/>
            <w:numPr>
              <w:numId w:val="2"/>
            </w:numPr>
            <w:spacing w:line="360" w:lineRule="auto"/>
            <w:ind w:left="0" w:right="36" w:hanging="360"/>
            <w:jc w:val="both"/>
          </w:pPr>
        </w:pPrChange>
      </w:pPr>
      <w:ins w:id="233" w:author="swetha vivekanandan" w:date="2024-02-14T15:41:00Z">
        <w:r w:rsidRPr="004E28AD">
          <w:rPr>
            <w:rFonts w:ascii="Arial" w:hAnsi="Arial" w:cs="Arial"/>
            <w:rPrChange w:id="234" w:author="swetha vivekanandan" w:date="2024-02-14T15:49:00Z">
              <w:rPr>
                <w:rFonts w:ascii="Arial" w:hAnsi="Arial" w:cs="Arial"/>
              </w:rPr>
            </w:rPrChange>
          </w:rPr>
          <w:t xml:space="preserve">That the lease is for non-residential purpose of </w:t>
        </w:r>
      </w:ins>
      <w:r w:rsidR="000D03A6" w:rsidRPr="000D03A6">
        <w:rPr>
          <w:rFonts w:ascii="Arial" w:hAnsi="Arial" w:cs="Arial"/>
          <w:highlight w:val="yellow"/>
        </w:rPr>
        <w:t>running</w:t>
      </w:r>
      <w:r w:rsidR="000D03A6">
        <w:rPr>
          <w:rFonts w:ascii="Arial" w:hAnsi="Arial" w:cs="Arial"/>
        </w:rPr>
        <w:t xml:space="preserve"> </w:t>
      </w:r>
      <w:ins w:id="235" w:author="swetha vivekanandan" w:date="2024-02-14T15:41:00Z">
        <w:r w:rsidRPr="004E28AD">
          <w:rPr>
            <w:rFonts w:ascii="Arial" w:hAnsi="Arial" w:cs="Arial"/>
            <w:rPrChange w:id="236" w:author="swetha vivekanandan" w:date="2024-02-14T15:49:00Z">
              <w:rPr>
                <w:rFonts w:ascii="Arial" w:hAnsi="Arial" w:cs="Arial"/>
              </w:rPr>
            </w:rPrChange>
          </w:rPr>
          <w:t>A</w:t>
        </w:r>
      </w:ins>
      <w:ins w:id="237" w:author="swetha vivekanandan" w:date="2024-02-14T15:42:00Z">
        <w:r w:rsidRPr="004E28AD">
          <w:rPr>
            <w:rFonts w:ascii="Arial" w:hAnsi="Arial" w:cs="Arial"/>
            <w:rPrChange w:id="238" w:author="swetha vivekanandan" w:date="2024-02-14T15:49:00Z">
              <w:rPr>
                <w:rFonts w:ascii="Arial" w:hAnsi="Arial" w:cs="Arial"/>
              </w:rPr>
            </w:rPrChange>
          </w:rPr>
          <w:t>dministrative Office by Le</w:t>
        </w:r>
      </w:ins>
      <w:ins w:id="239" w:author="swetha vivekanandan" w:date="2024-02-14T15:44:00Z">
        <w:r w:rsidRPr="004E28AD">
          <w:rPr>
            <w:rFonts w:ascii="Arial" w:hAnsi="Arial" w:cs="Arial"/>
            <w:rPrChange w:id="240" w:author="swetha vivekanandan" w:date="2024-02-14T15:49:00Z">
              <w:rPr>
                <w:highlight w:val="yellow"/>
              </w:rPr>
            </w:rPrChange>
          </w:rPr>
          <w:t>s</w:t>
        </w:r>
      </w:ins>
      <w:ins w:id="241" w:author="swetha vivekanandan" w:date="2024-02-14T15:42:00Z">
        <w:r w:rsidRPr="004E28AD">
          <w:rPr>
            <w:rFonts w:ascii="Arial" w:hAnsi="Arial" w:cs="Arial"/>
            <w:rPrChange w:id="242" w:author="swetha vivekanandan" w:date="2024-02-14T15:49:00Z">
              <w:rPr>
                <w:rFonts w:ascii="Arial" w:hAnsi="Arial" w:cs="Arial"/>
              </w:rPr>
            </w:rPrChange>
          </w:rPr>
          <w:t>se</w:t>
        </w:r>
      </w:ins>
      <w:ins w:id="243" w:author="swetha vivekanandan" w:date="2024-02-14T15:44:00Z">
        <w:r w:rsidRPr="004E28AD">
          <w:rPr>
            <w:rFonts w:ascii="Arial" w:hAnsi="Arial" w:cs="Arial"/>
            <w:rPrChange w:id="244" w:author="swetha vivekanandan" w:date="2024-02-14T15:49:00Z">
              <w:rPr>
                <w:highlight w:val="yellow"/>
              </w:rPr>
            </w:rPrChange>
          </w:rPr>
          <w:t>e</w:t>
        </w:r>
      </w:ins>
      <w:ins w:id="245" w:author="swetha vivekanandan" w:date="2024-02-14T15:42:00Z">
        <w:r w:rsidRPr="004E28AD">
          <w:rPr>
            <w:rFonts w:ascii="Arial" w:hAnsi="Arial" w:cs="Arial"/>
            <w:rPrChange w:id="246" w:author="swetha vivekanandan" w:date="2024-02-14T15:49:00Z">
              <w:rPr>
                <w:rFonts w:ascii="Arial" w:hAnsi="Arial" w:cs="Arial"/>
              </w:rPr>
            </w:rPrChange>
          </w:rPr>
          <w:t xml:space="preserve"> as </w:t>
        </w:r>
        <w:proofErr w:type="spellStart"/>
        <w:proofErr w:type="gramStart"/>
        <w:r w:rsidRPr="004E28AD">
          <w:rPr>
            <w:rFonts w:ascii="Arial" w:hAnsi="Arial" w:cs="Arial"/>
            <w:rPrChange w:id="247" w:author="swetha vivekanandan" w:date="2024-02-14T15:49:00Z">
              <w:rPr>
                <w:rFonts w:ascii="Arial" w:hAnsi="Arial" w:cs="Arial"/>
              </w:rPr>
            </w:rPrChange>
          </w:rPr>
          <w:t>it’s</w:t>
        </w:r>
        <w:proofErr w:type="spellEnd"/>
        <w:proofErr w:type="gramEnd"/>
        <w:r w:rsidRPr="004E28AD">
          <w:rPr>
            <w:rFonts w:ascii="Arial" w:hAnsi="Arial" w:cs="Arial"/>
            <w:rPrChange w:id="248" w:author="swetha vivekanandan" w:date="2024-02-14T15:49:00Z">
              <w:rPr>
                <w:rFonts w:ascii="Arial" w:hAnsi="Arial" w:cs="Arial"/>
              </w:rPr>
            </w:rPrChange>
          </w:rPr>
          <w:t xml:space="preserve"> branch of Principal Company </w:t>
        </w:r>
      </w:ins>
      <w:ins w:id="249" w:author="swetha vivekanandan" w:date="2024-02-14T15:41:00Z">
        <w:r w:rsidRPr="004E28AD">
          <w:rPr>
            <w:rFonts w:ascii="Arial" w:hAnsi="Arial" w:cs="Arial"/>
            <w:rPrChange w:id="250" w:author="swetha vivekanandan" w:date="2024-02-14T15:49:00Z">
              <w:rPr>
                <w:rFonts w:ascii="Arial" w:hAnsi="Arial" w:cs="Arial"/>
              </w:rPr>
            </w:rPrChange>
          </w:rPr>
          <w:t>within the leasehold premises. The said lease</w:t>
        </w:r>
      </w:ins>
      <w:ins w:id="251" w:author="swetha vivekanandan" w:date="2024-02-14T15:42:00Z">
        <w:r w:rsidRPr="004E28AD">
          <w:rPr>
            <w:rFonts w:ascii="Arial" w:hAnsi="Arial" w:cs="Arial"/>
            <w:rPrChange w:id="252" w:author="swetha vivekanandan" w:date="2024-02-14T15:49:00Z">
              <w:rPr>
                <w:rFonts w:ascii="Arial" w:hAnsi="Arial" w:cs="Arial"/>
              </w:rPr>
            </w:rPrChange>
          </w:rPr>
          <w:t>-</w:t>
        </w:r>
      </w:ins>
      <w:ins w:id="253" w:author="swetha vivekanandan" w:date="2024-02-14T15:41:00Z">
        <w:r w:rsidRPr="004E28AD">
          <w:rPr>
            <w:rFonts w:ascii="Arial" w:hAnsi="Arial" w:cs="Arial"/>
            <w:rPrChange w:id="254" w:author="swetha vivekanandan" w:date="2024-02-14T15:49:00Z">
              <w:rPr>
                <w:rFonts w:ascii="Arial" w:hAnsi="Arial" w:cs="Arial"/>
              </w:rPr>
            </w:rPrChange>
          </w:rPr>
          <w:t xml:space="preserve">hold premises shall not at all be used for residential purpose or for any other purpose except the above as specifically agreed. </w:t>
        </w:r>
        <w:r w:rsidRPr="000D03A6">
          <w:rPr>
            <w:rFonts w:ascii="Arial" w:hAnsi="Arial" w:cs="Arial"/>
            <w:highlight w:val="yellow"/>
            <w:rPrChange w:id="255" w:author="swetha vivekanandan" w:date="2024-02-14T15:49:00Z">
              <w:rPr>
                <w:rFonts w:ascii="Arial" w:hAnsi="Arial" w:cs="Arial"/>
              </w:rPr>
            </w:rPrChange>
          </w:rPr>
          <w:t>The</w:t>
        </w:r>
        <w:r w:rsidRPr="004E28AD">
          <w:rPr>
            <w:rFonts w:ascii="Arial" w:hAnsi="Arial" w:cs="Arial"/>
            <w:rPrChange w:id="256" w:author="swetha vivekanandan" w:date="2024-02-14T15:49:00Z">
              <w:rPr>
                <w:rFonts w:ascii="Arial" w:hAnsi="Arial" w:cs="Arial"/>
              </w:rPr>
            </w:rPrChange>
          </w:rPr>
          <w:t xml:space="preserve"> lessee is not permitted to carry out illegal or offensive trade or prohibited business in the said premises. </w:t>
        </w:r>
      </w:ins>
      <w:ins w:id="257" w:author="swetha vivekanandan" w:date="2024-02-14T15:49:00Z">
        <w:r w:rsidR="00846BF9" w:rsidRPr="004E28AD">
          <w:rPr>
            <w:color w:val="000000" w:themeColor="text1"/>
            <w:sz w:val="26"/>
            <w:rPrChange w:id="258" w:author="swetha vivekanandan" w:date="2024-02-14T15:49:00Z">
              <w:rPr>
                <w:color w:val="000000" w:themeColor="text1"/>
                <w:sz w:val="26"/>
              </w:rPr>
            </w:rPrChange>
          </w:rPr>
          <w:t xml:space="preserve">Stay of watchmen, security and maintenance staff </w:t>
        </w:r>
        <w:proofErr w:type="spellStart"/>
        <w:r w:rsidR="00846BF9" w:rsidRPr="004E28AD">
          <w:rPr>
            <w:color w:val="000000" w:themeColor="text1"/>
            <w:sz w:val="26"/>
            <w:rPrChange w:id="259" w:author="swetha vivekanandan" w:date="2024-02-14T15:49:00Z">
              <w:rPr>
                <w:color w:val="000000" w:themeColor="text1"/>
                <w:sz w:val="26"/>
              </w:rPr>
            </w:rPrChange>
          </w:rPr>
          <w:t>etc</w:t>
        </w:r>
        <w:proofErr w:type="spellEnd"/>
        <w:r w:rsidR="00846BF9" w:rsidRPr="004E28AD">
          <w:rPr>
            <w:color w:val="000000" w:themeColor="text1"/>
            <w:sz w:val="26"/>
            <w:rPrChange w:id="260" w:author="swetha vivekanandan" w:date="2024-02-14T15:49:00Z">
              <w:rPr>
                <w:color w:val="000000" w:themeColor="text1"/>
                <w:sz w:val="26"/>
              </w:rPr>
            </w:rPrChange>
          </w:rPr>
          <w:t>, of the LESSEE according to the necessity of the company on the Leased Premises will not, however, and be construed to mean using the Leased Premises for residential purpose, subject to the same being permissible by LESSEE/ concerned statutory authorities.</w:t>
        </w:r>
      </w:ins>
    </w:p>
    <w:p w14:paraId="50665CB1" w14:textId="77777777" w:rsidR="00846BF9" w:rsidRPr="004E28AD" w:rsidRDefault="00846BF9">
      <w:pPr>
        <w:pStyle w:val="ListParagraph"/>
        <w:ind w:left="0"/>
        <w:rPr>
          <w:ins w:id="261" w:author="swetha vivekanandan" w:date="2024-02-14T15:51:00Z"/>
          <w:rFonts w:ascii="Arial" w:hAnsi="Arial" w:cs="Arial"/>
          <w:rPrChange w:id="262" w:author="swetha vivekanandan" w:date="2024-02-14T15:51:00Z">
            <w:rPr>
              <w:ins w:id="263" w:author="swetha vivekanandan" w:date="2024-02-14T15:51:00Z"/>
              <w:highlight w:val="yellow"/>
            </w:rPr>
          </w:rPrChange>
        </w:rPr>
        <w:pPrChange w:id="264" w:author="swetha vivekanandan" w:date="2024-02-14T16:00:00Z">
          <w:pPr>
            <w:pStyle w:val="ListParagraph"/>
            <w:numPr>
              <w:numId w:val="2"/>
            </w:numPr>
            <w:spacing w:line="360" w:lineRule="auto"/>
            <w:ind w:left="0" w:right="36" w:hanging="360"/>
            <w:jc w:val="both"/>
          </w:pPr>
        </w:pPrChange>
      </w:pPr>
    </w:p>
    <w:p w14:paraId="4CEDC983" w14:textId="108C9D1B" w:rsidR="00846BF9" w:rsidRPr="004E28AD" w:rsidRDefault="00791243">
      <w:pPr>
        <w:pStyle w:val="ListParagraph"/>
        <w:numPr>
          <w:ilvl w:val="0"/>
          <w:numId w:val="2"/>
        </w:numPr>
        <w:spacing w:line="360" w:lineRule="auto"/>
        <w:ind w:left="0" w:right="36" w:firstLine="0"/>
        <w:jc w:val="both"/>
        <w:rPr>
          <w:ins w:id="265" w:author="swetha vivekanandan" w:date="2024-02-14T15:45:00Z"/>
          <w:rFonts w:eastAsiaTheme="minorHAnsi"/>
          <w:sz w:val="26"/>
          <w:szCs w:val="26"/>
          <w:lang w:val="en-IN"/>
          <w:rPrChange w:id="266" w:author="swetha vivekanandan" w:date="2024-02-14T15:51:00Z">
            <w:rPr>
              <w:ins w:id="267" w:author="swetha vivekanandan" w:date="2024-02-14T15:45:00Z"/>
              <w:rFonts w:ascii="Arial" w:hAnsi="Arial" w:cs="Arial"/>
            </w:rPr>
          </w:rPrChange>
        </w:rPr>
        <w:pPrChange w:id="268" w:author="swetha vivekanandan" w:date="2024-02-14T16:00:00Z">
          <w:pPr>
            <w:pStyle w:val="ListParagraph"/>
            <w:numPr>
              <w:numId w:val="2"/>
            </w:numPr>
            <w:spacing w:line="360" w:lineRule="auto"/>
            <w:ind w:hanging="360"/>
            <w:jc w:val="both"/>
          </w:pPr>
        </w:pPrChange>
      </w:pPr>
      <w:ins w:id="269" w:author="swetha vivekanandan" w:date="2024-02-14T15:41:00Z">
        <w:r w:rsidRPr="004E28AD">
          <w:rPr>
            <w:rFonts w:ascii="Arial" w:hAnsi="Arial" w:cs="Arial"/>
            <w:rPrChange w:id="270" w:author="swetha vivekanandan" w:date="2024-02-14T15:51:00Z">
              <w:rPr>
                <w:rFonts w:ascii="Arial" w:hAnsi="Arial" w:cs="Arial"/>
              </w:rPr>
            </w:rPrChange>
          </w:rPr>
          <w:t xml:space="preserve">The Lessee shall carry out the business in the premises in accordance with law and at their complete responsibility and risks and Lessee shall alone be held liable for any dispute, litigations, losses or damages to any third parties or for any offense committed by the Lessee or any person under the Lessee. </w:t>
        </w:r>
      </w:ins>
      <w:ins w:id="271" w:author="swetha vivekanandan" w:date="2024-02-14T15:51:00Z">
        <w:r w:rsidR="00846BF9" w:rsidRPr="004E28AD">
          <w:rPr>
            <w:rFonts w:ascii="Arial" w:hAnsi="Arial" w:cs="Arial"/>
            <w:rPrChange w:id="272" w:author="swetha vivekanandan" w:date="2024-02-14T15:51:00Z">
              <w:rPr>
                <w:highlight w:val="yellow"/>
              </w:rPr>
            </w:rPrChange>
          </w:rPr>
          <w:t xml:space="preserve">So also, </w:t>
        </w:r>
        <w:r w:rsidR="00846BF9" w:rsidRPr="004E28AD">
          <w:rPr>
            <w:color w:val="000000" w:themeColor="text1"/>
            <w:sz w:val="26"/>
          </w:rPr>
          <w:t xml:space="preserve">the </w:t>
        </w:r>
        <w:r w:rsidR="00846BF9" w:rsidRPr="004E28AD">
          <w:rPr>
            <w:b/>
            <w:bCs/>
            <w:color w:val="000000" w:themeColor="text1"/>
            <w:sz w:val="26"/>
          </w:rPr>
          <w:t>LESSOR</w:t>
        </w:r>
        <w:r w:rsidR="00846BF9" w:rsidRPr="004E28AD">
          <w:rPr>
            <w:color w:val="000000" w:themeColor="text1"/>
            <w:sz w:val="26"/>
          </w:rPr>
          <w:t xml:space="preserve"> do not permit the LESSEE to do anything that is not in conformity or contravenes or infringes any laws, byelaws, regulations or stipulation of any other local statutory authorities.</w:t>
        </w:r>
      </w:ins>
    </w:p>
    <w:p w14:paraId="5958800E" w14:textId="77777777" w:rsidR="00846BF9" w:rsidRPr="004E28AD" w:rsidRDefault="00846BF9">
      <w:pPr>
        <w:pStyle w:val="ListParagraph"/>
        <w:ind w:left="0"/>
        <w:rPr>
          <w:ins w:id="273" w:author="swetha vivekanandan" w:date="2024-02-14T15:45:00Z"/>
          <w:color w:val="000000" w:themeColor="text1"/>
          <w:sz w:val="26"/>
          <w:rPrChange w:id="274" w:author="swetha vivekanandan" w:date="2024-02-14T15:45:00Z">
            <w:rPr>
              <w:ins w:id="275" w:author="swetha vivekanandan" w:date="2024-02-14T15:45:00Z"/>
            </w:rPr>
          </w:rPrChange>
        </w:rPr>
        <w:pPrChange w:id="276" w:author="swetha vivekanandan" w:date="2024-02-14T16:00:00Z">
          <w:pPr>
            <w:pStyle w:val="ListParagraph"/>
            <w:numPr>
              <w:numId w:val="2"/>
            </w:numPr>
            <w:spacing w:line="360" w:lineRule="auto"/>
            <w:ind w:hanging="360"/>
            <w:jc w:val="both"/>
          </w:pPr>
        </w:pPrChange>
      </w:pPr>
    </w:p>
    <w:p w14:paraId="0C13257A" w14:textId="4EF68480" w:rsidR="00846BF9" w:rsidRPr="004E28AD" w:rsidRDefault="00846BF9">
      <w:pPr>
        <w:pStyle w:val="ListParagraph"/>
        <w:numPr>
          <w:ilvl w:val="0"/>
          <w:numId w:val="2"/>
        </w:numPr>
        <w:spacing w:line="360" w:lineRule="auto"/>
        <w:ind w:left="0" w:firstLine="0"/>
        <w:jc w:val="both"/>
        <w:rPr>
          <w:ins w:id="277" w:author="swetha vivekanandan" w:date="2024-02-14T15:45:00Z"/>
          <w:rFonts w:ascii="Arial" w:hAnsi="Arial" w:cs="Arial"/>
          <w:rPrChange w:id="278" w:author="swetha vivekanandan" w:date="2024-02-14T15:45:00Z">
            <w:rPr>
              <w:ins w:id="279" w:author="swetha vivekanandan" w:date="2024-02-14T15:45:00Z"/>
            </w:rPr>
          </w:rPrChange>
        </w:rPr>
        <w:pPrChange w:id="280" w:author="swetha vivekanandan" w:date="2024-02-14T16:00:00Z">
          <w:pPr>
            <w:numPr>
              <w:numId w:val="1"/>
            </w:numPr>
            <w:tabs>
              <w:tab w:val="num" w:pos="142"/>
              <w:tab w:val="num" w:pos="360"/>
            </w:tabs>
            <w:spacing w:line="360" w:lineRule="auto"/>
            <w:ind w:left="284" w:hanging="360"/>
            <w:jc w:val="both"/>
          </w:pPr>
        </w:pPrChange>
      </w:pPr>
      <w:ins w:id="281" w:author="swetha vivekanandan" w:date="2024-02-14T15:45:00Z">
        <w:r w:rsidRPr="004E28AD">
          <w:rPr>
            <w:color w:val="000000" w:themeColor="text1"/>
            <w:sz w:val="26"/>
            <w:rPrChange w:id="282" w:author="swetha vivekanandan" w:date="2024-02-14T15:45:00Z">
              <w:rPr/>
            </w:rPrChange>
          </w:rPr>
          <w:t xml:space="preserve">The LESSEE shall also pay all charges in respect of telephone, water, electric power, light used on the said Leased Premises during the period of lease or any further period of occupation of Leased Premises, as per meter installed at the premises directly to </w:t>
        </w:r>
        <w:r w:rsidRPr="004E28AD">
          <w:rPr>
            <w:color w:val="000000" w:themeColor="text1"/>
            <w:sz w:val="26"/>
            <w:rPrChange w:id="283" w:author="swetha vivekanandan" w:date="2024-02-14T15:45:00Z">
              <w:rPr/>
            </w:rPrChange>
          </w:rPr>
          <w:lastRenderedPageBreak/>
          <w:t xml:space="preserve">the concerned authorities. </w:t>
        </w:r>
      </w:ins>
      <w:r w:rsidR="000D03A6" w:rsidRPr="000D03A6">
        <w:rPr>
          <w:color w:val="000000" w:themeColor="text1"/>
          <w:sz w:val="26"/>
          <w:highlight w:val="yellow"/>
        </w:rPr>
        <w:t>The</w:t>
      </w:r>
      <w:r w:rsidR="000D03A6">
        <w:rPr>
          <w:color w:val="000000" w:themeColor="text1"/>
          <w:sz w:val="26"/>
        </w:rPr>
        <w:t xml:space="preserve"> </w:t>
      </w:r>
      <w:ins w:id="284" w:author="swetha vivekanandan" w:date="2024-02-14T16:19:00Z">
        <w:r w:rsidR="00467EB4" w:rsidRPr="004E28AD">
          <w:rPr>
            <w:b/>
            <w:bCs/>
            <w:color w:val="000000" w:themeColor="text1"/>
            <w:sz w:val="26"/>
          </w:rPr>
          <w:t>LESSOR</w:t>
        </w:r>
        <w:r w:rsidR="00467EB4" w:rsidRPr="004E28AD">
          <w:rPr>
            <w:color w:val="000000" w:themeColor="text1"/>
            <w:sz w:val="26"/>
          </w:rPr>
          <w:t xml:space="preserve"> hereby agreed to inform that there is existing electric power supply of up to </w:t>
        </w:r>
        <w:r w:rsidR="00467EB4" w:rsidRPr="004E28AD">
          <w:rPr>
            <w:color w:val="000000" w:themeColor="text1"/>
            <w:sz w:val="26"/>
            <w:u w:val="single"/>
          </w:rPr>
          <w:t>54 KW</w:t>
        </w:r>
        <w:r w:rsidR="00467EB4" w:rsidRPr="004E28AD">
          <w:rPr>
            <w:color w:val="000000" w:themeColor="text1"/>
            <w:sz w:val="26"/>
          </w:rPr>
          <w:t xml:space="preserve"> in whole Leased Premises.</w:t>
        </w:r>
      </w:ins>
    </w:p>
    <w:p w14:paraId="23B7F57A" w14:textId="77777777" w:rsidR="00846BF9" w:rsidRPr="004E28AD" w:rsidRDefault="00846BF9">
      <w:pPr>
        <w:rPr>
          <w:ins w:id="285" w:author="swetha vivekanandan" w:date="2024-02-14T15:46:00Z"/>
          <w:color w:val="000000" w:themeColor="text1"/>
          <w:sz w:val="26"/>
          <w:rPrChange w:id="286" w:author="swetha vivekanandan" w:date="2024-02-14T15:47:00Z">
            <w:rPr>
              <w:ins w:id="287" w:author="swetha vivekanandan" w:date="2024-02-14T15:46:00Z"/>
            </w:rPr>
          </w:rPrChange>
        </w:rPr>
        <w:pPrChange w:id="288" w:author="swetha vivekanandan" w:date="2024-02-14T16:00:00Z">
          <w:pPr>
            <w:pStyle w:val="ListParagraph"/>
            <w:numPr>
              <w:numId w:val="2"/>
            </w:numPr>
            <w:spacing w:line="360" w:lineRule="auto"/>
            <w:ind w:left="0" w:right="4" w:hanging="360"/>
            <w:jc w:val="both"/>
          </w:pPr>
        </w:pPrChange>
      </w:pPr>
    </w:p>
    <w:p w14:paraId="2AF47801" w14:textId="34A0483D" w:rsidR="00846BF9" w:rsidRPr="004E28AD" w:rsidRDefault="00846BF9">
      <w:pPr>
        <w:pStyle w:val="ListParagraph"/>
        <w:numPr>
          <w:ilvl w:val="0"/>
          <w:numId w:val="2"/>
        </w:numPr>
        <w:spacing w:line="360" w:lineRule="auto"/>
        <w:ind w:left="0" w:right="4" w:firstLine="0"/>
        <w:jc w:val="both"/>
        <w:rPr>
          <w:ins w:id="289" w:author="swetha vivekanandan" w:date="2024-02-14T15:46:00Z"/>
          <w:rFonts w:ascii="Arial" w:hAnsi="Arial"/>
          <w:sz w:val="26"/>
          <w:szCs w:val="26"/>
          <w:rPrChange w:id="290" w:author="swetha vivekanandan" w:date="2024-02-14T15:46:00Z">
            <w:rPr>
              <w:ins w:id="291" w:author="swetha vivekanandan" w:date="2024-02-14T15:46:00Z"/>
              <w:color w:val="000000" w:themeColor="text1"/>
              <w:sz w:val="26"/>
            </w:rPr>
          </w:rPrChange>
        </w:rPr>
        <w:pPrChange w:id="292" w:author="swetha vivekanandan" w:date="2024-02-14T16:00:00Z">
          <w:pPr>
            <w:pStyle w:val="ListParagraph"/>
            <w:numPr>
              <w:numId w:val="2"/>
            </w:numPr>
            <w:spacing w:line="360" w:lineRule="auto"/>
            <w:ind w:left="0" w:right="4" w:hanging="360"/>
            <w:jc w:val="both"/>
          </w:pPr>
        </w:pPrChange>
      </w:pPr>
      <w:ins w:id="293" w:author="swetha vivekanandan" w:date="2024-02-14T15:45:00Z">
        <w:r w:rsidRPr="004E28AD">
          <w:rPr>
            <w:color w:val="000000" w:themeColor="text1"/>
            <w:sz w:val="26"/>
            <w:rPrChange w:id="294" w:author="swetha vivekanandan" w:date="2024-02-14T15:46:00Z">
              <w:rPr/>
            </w:rPrChange>
          </w:rPr>
          <w:t xml:space="preserve">That the LESSEE at the time of taking over the possession of the said office </w:t>
        </w:r>
      </w:ins>
      <w:r w:rsidR="000D03A6" w:rsidRPr="000D03A6">
        <w:rPr>
          <w:color w:val="000000" w:themeColor="text1"/>
          <w:sz w:val="26"/>
          <w:highlight w:val="yellow"/>
        </w:rPr>
        <w:t>building</w:t>
      </w:r>
      <w:ins w:id="295" w:author="swetha vivekanandan" w:date="2024-02-14T15:45:00Z">
        <w:r w:rsidRPr="004E28AD">
          <w:rPr>
            <w:color w:val="000000" w:themeColor="text1"/>
            <w:sz w:val="26"/>
            <w:rPrChange w:id="296" w:author="swetha vivekanandan" w:date="2024-02-14T15:46:00Z">
              <w:rPr/>
            </w:rPrChange>
          </w:rPr>
          <w:t>, has verified that all sanitary, electrical and other fixtures, which are installed in the office flat are in the perfect working order and nothing is broken or missing and accepts to take the said Lease premises on lease and shall handover the vacant physical possession of the premises in working conditions except from any natural wear and tear or unforeseen calamities.</w:t>
        </w:r>
      </w:ins>
    </w:p>
    <w:p w14:paraId="7FAC90C8" w14:textId="77777777" w:rsidR="00846BF9" w:rsidRPr="004E28AD" w:rsidRDefault="00846BF9">
      <w:pPr>
        <w:pStyle w:val="ListParagraph"/>
        <w:ind w:left="0"/>
        <w:rPr>
          <w:ins w:id="297" w:author="swetha vivekanandan" w:date="2024-02-14T15:46:00Z"/>
          <w:color w:val="000000" w:themeColor="text1"/>
          <w:sz w:val="26"/>
          <w:rPrChange w:id="298" w:author="swetha vivekanandan" w:date="2024-02-14T15:46:00Z">
            <w:rPr>
              <w:ins w:id="299" w:author="swetha vivekanandan" w:date="2024-02-14T15:46:00Z"/>
            </w:rPr>
          </w:rPrChange>
        </w:rPr>
        <w:pPrChange w:id="300" w:author="swetha vivekanandan" w:date="2024-02-14T16:00:00Z">
          <w:pPr>
            <w:pStyle w:val="ListParagraph"/>
            <w:numPr>
              <w:numId w:val="2"/>
            </w:numPr>
            <w:spacing w:line="360" w:lineRule="auto"/>
            <w:ind w:left="0" w:right="4" w:hanging="360"/>
            <w:jc w:val="both"/>
          </w:pPr>
        </w:pPrChange>
      </w:pPr>
    </w:p>
    <w:p w14:paraId="067A45E0" w14:textId="77777777" w:rsidR="00846BF9" w:rsidRPr="004E28AD" w:rsidRDefault="00846BF9">
      <w:pPr>
        <w:pStyle w:val="ListParagraph"/>
        <w:numPr>
          <w:ilvl w:val="0"/>
          <w:numId w:val="2"/>
        </w:numPr>
        <w:spacing w:line="360" w:lineRule="auto"/>
        <w:ind w:left="0" w:right="4" w:firstLine="0"/>
        <w:jc w:val="both"/>
        <w:rPr>
          <w:ins w:id="301" w:author="swetha vivekanandan" w:date="2024-02-14T15:48:00Z"/>
          <w:rFonts w:ascii="Arial" w:hAnsi="Arial"/>
          <w:sz w:val="26"/>
          <w:szCs w:val="26"/>
          <w:rPrChange w:id="302" w:author="swetha vivekanandan" w:date="2024-02-14T15:48:00Z">
            <w:rPr>
              <w:ins w:id="303" w:author="swetha vivekanandan" w:date="2024-02-14T15:48:00Z"/>
              <w:color w:val="000000" w:themeColor="text1"/>
              <w:sz w:val="26"/>
            </w:rPr>
          </w:rPrChange>
        </w:rPr>
        <w:pPrChange w:id="304" w:author="swetha vivekanandan" w:date="2024-02-14T16:00:00Z">
          <w:pPr>
            <w:pStyle w:val="ListParagraph"/>
            <w:numPr>
              <w:numId w:val="2"/>
            </w:numPr>
            <w:spacing w:line="360" w:lineRule="auto"/>
            <w:ind w:left="0" w:right="4" w:hanging="360"/>
            <w:jc w:val="both"/>
          </w:pPr>
        </w:pPrChange>
      </w:pPr>
      <w:ins w:id="305" w:author="swetha vivekanandan" w:date="2024-02-14T15:46:00Z">
        <w:r w:rsidRPr="004E28AD">
          <w:rPr>
            <w:color w:val="000000" w:themeColor="text1"/>
            <w:sz w:val="26"/>
            <w:rPrChange w:id="306" w:author="swetha vivekanandan" w:date="2024-02-14T15:46:00Z">
              <w:rPr/>
            </w:rPrChange>
          </w:rPr>
          <w:t xml:space="preserve">This Lease Deed does not convey any right to sublet and the LESSEE undertakes that they will not sublet, assign or otherwise part with possession of the said Leased Premises in part or in full, without the prior written consent of the </w:t>
        </w:r>
        <w:r w:rsidRPr="004E28AD">
          <w:rPr>
            <w:b/>
            <w:bCs/>
            <w:color w:val="000000" w:themeColor="text1"/>
            <w:sz w:val="26"/>
            <w:rPrChange w:id="307" w:author="swetha vivekanandan" w:date="2024-02-14T15:46:00Z">
              <w:rPr>
                <w:b/>
                <w:bCs/>
              </w:rPr>
            </w:rPrChange>
          </w:rPr>
          <w:t>LESSOR</w:t>
        </w:r>
        <w:r w:rsidRPr="004E28AD">
          <w:rPr>
            <w:color w:val="000000" w:themeColor="text1"/>
            <w:sz w:val="26"/>
            <w:rPrChange w:id="308" w:author="swetha vivekanandan" w:date="2024-02-14T15:46:00Z">
              <w:rPr/>
            </w:rPrChange>
          </w:rPr>
          <w:t xml:space="preserve"> except within WPP/GroupM Media India Private Limited group companies/subsidiaries at any point during the Lease </w:t>
        </w:r>
        <w:proofErr w:type="gramStart"/>
        <w:r w:rsidRPr="004E28AD">
          <w:rPr>
            <w:color w:val="000000" w:themeColor="text1"/>
            <w:sz w:val="26"/>
            <w:rPrChange w:id="309" w:author="swetha vivekanandan" w:date="2024-02-14T15:46:00Z">
              <w:rPr/>
            </w:rPrChange>
          </w:rPr>
          <w:t>Period ,</w:t>
        </w:r>
        <w:proofErr w:type="gramEnd"/>
        <w:r w:rsidRPr="004E28AD">
          <w:rPr>
            <w:color w:val="000000" w:themeColor="text1"/>
            <w:sz w:val="26"/>
            <w:rPrChange w:id="310" w:author="swetha vivekanandan" w:date="2024-02-14T15:46:00Z">
              <w:rPr/>
            </w:rPrChange>
          </w:rPr>
          <w:t xml:space="preserve"> which shall not be accounted as sub-letting of premises.</w:t>
        </w:r>
      </w:ins>
    </w:p>
    <w:p w14:paraId="1BD7685C" w14:textId="77777777" w:rsidR="00846BF9" w:rsidRPr="004E28AD" w:rsidRDefault="00846BF9">
      <w:pPr>
        <w:pStyle w:val="ListParagraph"/>
        <w:ind w:left="0"/>
        <w:rPr>
          <w:ins w:id="311" w:author="swetha vivekanandan" w:date="2024-02-14T15:48:00Z"/>
          <w:color w:val="000000" w:themeColor="text1"/>
          <w:sz w:val="26"/>
          <w:rPrChange w:id="312" w:author="swetha vivekanandan" w:date="2024-02-14T15:48:00Z">
            <w:rPr>
              <w:ins w:id="313" w:author="swetha vivekanandan" w:date="2024-02-14T15:48:00Z"/>
            </w:rPr>
          </w:rPrChange>
        </w:rPr>
        <w:pPrChange w:id="314" w:author="swetha vivekanandan" w:date="2024-02-14T16:00:00Z">
          <w:pPr>
            <w:pStyle w:val="ListParagraph"/>
            <w:numPr>
              <w:numId w:val="2"/>
            </w:numPr>
            <w:spacing w:line="360" w:lineRule="auto"/>
            <w:ind w:left="0" w:right="4" w:hanging="360"/>
            <w:jc w:val="both"/>
          </w:pPr>
        </w:pPrChange>
      </w:pPr>
    </w:p>
    <w:p w14:paraId="129ED86B" w14:textId="77777777" w:rsidR="00846BF9" w:rsidRPr="004E28AD" w:rsidRDefault="00846BF9">
      <w:pPr>
        <w:pStyle w:val="ListParagraph"/>
        <w:numPr>
          <w:ilvl w:val="0"/>
          <w:numId w:val="2"/>
        </w:numPr>
        <w:spacing w:line="360" w:lineRule="auto"/>
        <w:ind w:left="0" w:right="4" w:firstLine="0"/>
        <w:jc w:val="both"/>
        <w:rPr>
          <w:ins w:id="315" w:author="swetha vivekanandan" w:date="2024-02-14T15:51:00Z"/>
          <w:rFonts w:ascii="Arial" w:hAnsi="Arial"/>
          <w:sz w:val="26"/>
          <w:szCs w:val="26"/>
        </w:rPr>
        <w:pPrChange w:id="316" w:author="swetha vivekanandan" w:date="2024-02-14T16:00:00Z">
          <w:pPr>
            <w:pStyle w:val="ListParagraph"/>
            <w:numPr>
              <w:numId w:val="2"/>
            </w:numPr>
            <w:spacing w:line="360" w:lineRule="auto"/>
            <w:ind w:left="0" w:right="4" w:hanging="360"/>
            <w:jc w:val="both"/>
          </w:pPr>
        </w:pPrChange>
      </w:pPr>
      <w:ins w:id="317" w:author="swetha vivekanandan" w:date="2024-02-14T15:48:00Z">
        <w:r w:rsidRPr="004E28AD">
          <w:rPr>
            <w:color w:val="000000" w:themeColor="text1"/>
            <w:sz w:val="26"/>
            <w:rPrChange w:id="318" w:author="swetha vivekanandan" w:date="2024-02-14T15:48:00Z">
              <w:rPr/>
            </w:rPrChange>
          </w:rPr>
          <w:t xml:space="preserve">The LESSEE shall have the right to carry out all minor repair, addition and alteration and renovation to the Leased Premises or any part thereof at their own expenses, as per laws and bye laws Local Authority. The LESSEE is expressly prohibited from carrying out any structural changes without the written permission of the </w:t>
        </w:r>
        <w:r w:rsidRPr="004E28AD">
          <w:rPr>
            <w:b/>
            <w:bCs/>
            <w:color w:val="000000" w:themeColor="text1"/>
            <w:sz w:val="26"/>
            <w:rPrChange w:id="319" w:author="swetha vivekanandan" w:date="2024-02-14T15:48:00Z">
              <w:rPr>
                <w:b/>
                <w:bCs/>
              </w:rPr>
            </w:rPrChange>
          </w:rPr>
          <w:t>LESSOR</w:t>
        </w:r>
        <w:r w:rsidRPr="004E28AD">
          <w:rPr>
            <w:color w:val="000000" w:themeColor="text1"/>
            <w:sz w:val="26"/>
            <w:rPrChange w:id="320" w:author="swetha vivekanandan" w:date="2024-02-14T15:48:00Z">
              <w:rPr/>
            </w:rPrChange>
          </w:rPr>
          <w:t>. The LESSEE shall not make any additions or alterations to the exterior of the building except to install any electronic appliances including signage, hoardings, neon signs of the LESSEE, subject to Bye laws of Local authority or Maintenance society.</w:t>
        </w:r>
      </w:ins>
    </w:p>
    <w:p w14:paraId="72E136E4" w14:textId="77777777" w:rsidR="00846BF9" w:rsidRPr="004E28AD" w:rsidRDefault="00846BF9">
      <w:pPr>
        <w:pStyle w:val="ListParagraph"/>
        <w:ind w:left="0"/>
        <w:rPr>
          <w:ins w:id="321" w:author="swetha vivekanandan" w:date="2024-02-14T15:51:00Z"/>
          <w:rFonts w:ascii="Arial" w:hAnsi="Arial"/>
          <w:sz w:val="26"/>
          <w:szCs w:val="26"/>
          <w:rPrChange w:id="322" w:author="swetha vivekanandan" w:date="2024-02-14T15:51:00Z">
            <w:rPr>
              <w:ins w:id="323" w:author="swetha vivekanandan" w:date="2024-02-14T15:51:00Z"/>
              <w:highlight w:val="yellow"/>
            </w:rPr>
          </w:rPrChange>
        </w:rPr>
        <w:pPrChange w:id="324" w:author="swetha vivekanandan" w:date="2024-02-14T16:00:00Z">
          <w:pPr>
            <w:pStyle w:val="ListParagraph"/>
            <w:numPr>
              <w:numId w:val="2"/>
            </w:numPr>
            <w:spacing w:line="360" w:lineRule="auto"/>
            <w:ind w:left="0" w:right="4" w:hanging="360"/>
            <w:jc w:val="both"/>
          </w:pPr>
        </w:pPrChange>
      </w:pPr>
    </w:p>
    <w:p w14:paraId="7F155082" w14:textId="77777777" w:rsidR="00F357CF" w:rsidRPr="004E28AD" w:rsidRDefault="00846BF9" w:rsidP="00F357CF">
      <w:pPr>
        <w:pStyle w:val="ListParagraph"/>
        <w:numPr>
          <w:ilvl w:val="0"/>
          <w:numId w:val="2"/>
        </w:numPr>
        <w:spacing w:line="360" w:lineRule="auto"/>
        <w:ind w:left="0" w:right="4" w:firstLine="0"/>
        <w:jc w:val="both"/>
        <w:rPr>
          <w:ins w:id="325" w:author="swetha vivekanandan" w:date="2024-02-14T16:00:00Z"/>
          <w:rFonts w:ascii="Arial" w:hAnsi="Arial"/>
          <w:sz w:val="26"/>
          <w:szCs w:val="26"/>
          <w:rPrChange w:id="326" w:author="swetha vivekanandan" w:date="2024-02-14T16:00:00Z">
            <w:rPr>
              <w:ins w:id="327" w:author="swetha vivekanandan" w:date="2024-02-14T16:00:00Z"/>
              <w:rFonts w:ascii="Arial" w:hAnsi="Arial"/>
              <w:sz w:val="26"/>
              <w:szCs w:val="26"/>
            </w:rPr>
          </w:rPrChange>
        </w:rPr>
      </w:pPr>
      <w:ins w:id="328" w:author="swetha vivekanandan" w:date="2024-02-14T15:47:00Z">
        <w:r w:rsidRPr="004E28AD">
          <w:rPr>
            <w:rFonts w:ascii="Arial" w:hAnsi="Arial"/>
            <w:sz w:val="26"/>
            <w:szCs w:val="26"/>
          </w:rPr>
          <w:t>That the Lessee shall allow the Lessors or their agent, with or without workmen to enter into and upon the demised property and view and examine the state and condition thereof and to repair the said property or notify the lessee of all damages.</w:t>
        </w:r>
      </w:ins>
    </w:p>
    <w:p w14:paraId="6FBE9431" w14:textId="77777777" w:rsidR="00F357CF" w:rsidRPr="004E28AD" w:rsidRDefault="00F357CF">
      <w:pPr>
        <w:pStyle w:val="ListParagraph"/>
        <w:rPr>
          <w:ins w:id="329" w:author="swetha vivekanandan" w:date="2024-02-14T16:00:00Z"/>
          <w:color w:val="000000" w:themeColor="text1"/>
          <w:sz w:val="26"/>
          <w:rPrChange w:id="330" w:author="swetha vivekanandan" w:date="2024-02-14T16:00:00Z">
            <w:rPr>
              <w:ins w:id="331" w:author="swetha vivekanandan" w:date="2024-02-14T16:00:00Z"/>
            </w:rPr>
          </w:rPrChange>
        </w:rPr>
        <w:pPrChange w:id="332" w:author="swetha vivekanandan" w:date="2024-02-14T16:00:00Z">
          <w:pPr>
            <w:pStyle w:val="ListParagraph"/>
            <w:numPr>
              <w:numId w:val="2"/>
            </w:numPr>
            <w:spacing w:line="360" w:lineRule="auto"/>
            <w:ind w:left="0" w:right="4" w:hanging="360"/>
            <w:jc w:val="both"/>
          </w:pPr>
        </w:pPrChange>
      </w:pPr>
    </w:p>
    <w:p w14:paraId="2D92AD04" w14:textId="77777777" w:rsidR="0090029B" w:rsidRPr="004E28AD" w:rsidRDefault="00F357CF" w:rsidP="0090029B">
      <w:pPr>
        <w:pStyle w:val="ListParagraph"/>
        <w:numPr>
          <w:ilvl w:val="0"/>
          <w:numId w:val="2"/>
        </w:numPr>
        <w:spacing w:line="360" w:lineRule="auto"/>
        <w:ind w:left="0" w:right="4" w:firstLine="0"/>
        <w:jc w:val="both"/>
        <w:rPr>
          <w:ins w:id="333" w:author="swetha vivekanandan" w:date="2024-02-14T16:06:00Z"/>
          <w:rFonts w:ascii="Arial" w:hAnsi="Arial"/>
          <w:sz w:val="26"/>
          <w:szCs w:val="26"/>
          <w:rPrChange w:id="334" w:author="swetha vivekanandan" w:date="2024-02-14T16:06:00Z">
            <w:rPr>
              <w:ins w:id="335" w:author="swetha vivekanandan" w:date="2024-02-14T16:06:00Z"/>
              <w:color w:val="000000" w:themeColor="text1"/>
              <w:sz w:val="26"/>
            </w:rPr>
          </w:rPrChange>
        </w:rPr>
      </w:pPr>
      <w:ins w:id="336" w:author="swetha vivekanandan" w:date="2024-02-14T15:59:00Z">
        <w:r w:rsidRPr="004E28AD">
          <w:rPr>
            <w:color w:val="000000" w:themeColor="text1"/>
            <w:sz w:val="26"/>
          </w:rPr>
          <w:t>That if during the terms of this lease, the said Lease premises is rendered unusable on account of any earthquake, fire, action or any Government or other authorities or for any other reasons, the LESSEE will have option either to vacate the premises or may continue to hold the premises on lease.</w:t>
        </w:r>
      </w:ins>
    </w:p>
    <w:p w14:paraId="6F044180" w14:textId="77777777" w:rsidR="0090029B" w:rsidRPr="004E28AD" w:rsidRDefault="0090029B">
      <w:pPr>
        <w:pStyle w:val="ListParagraph"/>
        <w:rPr>
          <w:ins w:id="337" w:author="swetha vivekanandan" w:date="2024-02-14T16:06:00Z"/>
          <w:color w:val="000000" w:themeColor="text1"/>
          <w:sz w:val="26"/>
          <w:rPrChange w:id="338" w:author="swetha vivekanandan" w:date="2024-02-14T16:06:00Z">
            <w:rPr>
              <w:ins w:id="339" w:author="swetha vivekanandan" w:date="2024-02-14T16:06:00Z"/>
            </w:rPr>
          </w:rPrChange>
        </w:rPr>
        <w:pPrChange w:id="340" w:author="swetha vivekanandan" w:date="2024-02-14T16:06:00Z">
          <w:pPr>
            <w:pStyle w:val="ListParagraph"/>
            <w:numPr>
              <w:numId w:val="2"/>
            </w:numPr>
            <w:spacing w:line="360" w:lineRule="auto"/>
            <w:ind w:left="0" w:right="4" w:hanging="360"/>
            <w:jc w:val="both"/>
          </w:pPr>
        </w:pPrChange>
      </w:pPr>
    </w:p>
    <w:p w14:paraId="78EEC1A5" w14:textId="19283B49" w:rsidR="003F0B86" w:rsidRPr="004E28AD" w:rsidRDefault="0090029B" w:rsidP="003F0B86">
      <w:pPr>
        <w:pStyle w:val="ListParagraph"/>
        <w:numPr>
          <w:ilvl w:val="0"/>
          <w:numId w:val="2"/>
        </w:numPr>
        <w:spacing w:line="360" w:lineRule="auto"/>
        <w:ind w:left="0" w:right="4" w:firstLine="0"/>
        <w:jc w:val="both"/>
        <w:rPr>
          <w:ins w:id="341" w:author="swetha vivekanandan" w:date="2024-02-14T16:15:00Z"/>
          <w:rFonts w:ascii="Arial" w:hAnsi="Arial"/>
          <w:sz w:val="26"/>
          <w:szCs w:val="26"/>
          <w:rPrChange w:id="342" w:author="swetha vivekanandan" w:date="2024-02-14T16:15:00Z">
            <w:rPr>
              <w:ins w:id="343" w:author="swetha vivekanandan" w:date="2024-02-14T16:15:00Z"/>
              <w:color w:val="000000" w:themeColor="text1"/>
              <w:sz w:val="26"/>
            </w:rPr>
          </w:rPrChange>
        </w:rPr>
      </w:pPr>
      <w:ins w:id="344" w:author="swetha vivekanandan" w:date="2024-02-14T16:06:00Z">
        <w:r w:rsidRPr="004E28AD">
          <w:rPr>
            <w:color w:val="000000" w:themeColor="text1"/>
            <w:sz w:val="26"/>
            <w:rPrChange w:id="345" w:author="swetha vivekanandan" w:date="2024-02-14T16:06:00Z">
              <w:rPr/>
            </w:rPrChange>
          </w:rPr>
          <w:t xml:space="preserve">Subject to the Lock-in period mentioned above, if the LESSEE shall omit to perform or observe any covenant or condition of its part herein contained, then in any of </w:t>
        </w:r>
        <w:r w:rsidRPr="004E28AD">
          <w:rPr>
            <w:color w:val="000000" w:themeColor="text1"/>
            <w:sz w:val="26"/>
            <w:rPrChange w:id="346" w:author="swetha vivekanandan" w:date="2024-02-14T16:06:00Z">
              <w:rPr/>
            </w:rPrChange>
          </w:rPr>
          <w:lastRenderedPageBreak/>
          <w:t xml:space="preserve">said cases, it shall be lawful for the </w:t>
        </w:r>
        <w:r w:rsidRPr="000D03A6">
          <w:rPr>
            <w:b/>
            <w:bCs/>
            <w:color w:val="000000" w:themeColor="text1"/>
            <w:sz w:val="26"/>
            <w:highlight w:val="yellow"/>
            <w:rPrChange w:id="347" w:author="swetha vivekanandan" w:date="2024-02-14T16:06:00Z">
              <w:rPr>
                <w:b/>
                <w:bCs/>
              </w:rPr>
            </w:rPrChange>
          </w:rPr>
          <w:t>LESSOR</w:t>
        </w:r>
        <w:r w:rsidRPr="000D03A6">
          <w:rPr>
            <w:color w:val="000000" w:themeColor="text1"/>
            <w:sz w:val="26"/>
            <w:highlight w:val="yellow"/>
            <w:rPrChange w:id="348" w:author="swetha vivekanandan" w:date="2024-02-14T16:06:00Z">
              <w:rPr/>
            </w:rPrChange>
          </w:rPr>
          <w:t xml:space="preserve"> to</w:t>
        </w:r>
        <w:r w:rsidRPr="004E28AD">
          <w:rPr>
            <w:color w:val="000000" w:themeColor="text1"/>
            <w:sz w:val="26"/>
            <w:rPrChange w:id="349" w:author="swetha vivekanandan" w:date="2024-02-14T16:06:00Z">
              <w:rPr/>
            </w:rPrChange>
          </w:rPr>
          <w:t xml:space="preserve"> terminate the lease by giving 1 month notice without prejudice to any claims, right of action or remedies which either Party here to shall have against the other, in respect of any breach, non-performance or non-observance of any of the covenants, terms and conditions. The power to terminate shall be exercised by the </w:t>
        </w:r>
        <w:r w:rsidRPr="004E28AD">
          <w:rPr>
            <w:b/>
            <w:bCs/>
            <w:color w:val="000000" w:themeColor="text1"/>
            <w:sz w:val="26"/>
            <w:rPrChange w:id="350" w:author="swetha vivekanandan" w:date="2024-02-14T16:06:00Z">
              <w:rPr>
                <w:b/>
                <w:bCs/>
              </w:rPr>
            </w:rPrChange>
          </w:rPr>
          <w:t>LESSOR</w:t>
        </w:r>
        <w:r w:rsidRPr="004E28AD">
          <w:rPr>
            <w:color w:val="000000" w:themeColor="text1"/>
            <w:sz w:val="26"/>
            <w:rPrChange w:id="351" w:author="swetha vivekanandan" w:date="2024-02-14T16:06:00Z">
              <w:rPr/>
            </w:rPrChange>
          </w:rPr>
          <w:t xml:space="preserve"> by giving a notice to the LESSEE in writing</w:t>
        </w:r>
      </w:ins>
      <w:r w:rsidR="000D03A6">
        <w:rPr>
          <w:color w:val="000000" w:themeColor="text1"/>
          <w:sz w:val="26"/>
        </w:rPr>
        <w:t xml:space="preserve"> </w:t>
      </w:r>
      <w:r w:rsidR="000D03A6" w:rsidRPr="000D03A6">
        <w:rPr>
          <w:color w:val="000000" w:themeColor="text1"/>
          <w:sz w:val="26"/>
          <w:highlight w:val="yellow"/>
        </w:rPr>
        <w:t>by</w:t>
      </w:r>
      <w:ins w:id="352" w:author="swetha vivekanandan" w:date="2024-02-14T16:06:00Z">
        <w:r w:rsidRPr="004E28AD">
          <w:rPr>
            <w:color w:val="000000" w:themeColor="text1"/>
            <w:sz w:val="26"/>
            <w:rPrChange w:id="353" w:author="swetha vivekanandan" w:date="2024-02-14T16:06:00Z">
              <w:rPr/>
            </w:rPrChange>
          </w:rPr>
          <w:t xml:space="preserve"> giving him an opportunity to make good the breach of covenant or condition in respect of any breach, non-performance or non-observance of any of the covenants, terms and conditions and the </w:t>
        </w:r>
        <w:r w:rsidRPr="004E28AD">
          <w:rPr>
            <w:b/>
            <w:bCs/>
            <w:color w:val="000000" w:themeColor="text1"/>
            <w:sz w:val="26"/>
            <w:rPrChange w:id="354" w:author="swetha vivekanandan" w:date="2024-02-14T16:06:00Z">
              <w:rPr>
                <w:b/>
                <w:bCs/>
              </w:rPr>
            </w:rPrChange>
          </w:rPr>
          <w:t>LESSOR</w:t>
        </w:r>
        <w:r w:rsidRPr="004E28AD">
          <w:rPr>
            <w:color w:val="000000" w:themeColor="text1"/>
            <w:sz w:val="26"/>
            <w:rPrChange w:id="355" w:author="swetha vivekanandan" w:date="2024-02-14T16:06:00Z">
              <w:rPr/>
            </w:rPrChange>
          </w:rPr>
          <w:t xml:space="preserve"> shall act only after expiry of notice period only in case the breach, non-performance or non-observance of any the covenants, terms and condition is not rectified.</w:t>
        </w:r>
      </w:ins>
    </w:p>
    <w:p w14:paraId="7A87C9CE" w14:textId="77777777" w:rsidR="003F0B86" w:rsidRPr="004E28AD" w:rsidRDefault="003F0B86">
      <w:pPr>
        <w:pStyle w:val="ListParagraph"/>
        <w:rPr>
          <w:ins w:id="356" w:author="swetha vivekanandan" w:date="2024-02-14T16:15:00Z"/>
          <w:color w:val="000000" w:themeColor="text1"/>
          <w:sz w:val="26"/>
          <w:rPrChange w:id="357" w:author="swetha vivekanandan" w:date="2024-02-14T16:15:00Z">
            <w:rPr>
              <w:ins w:id="358" w:author="swetha vivekanandan" w:date="2024-02-14T16:15:00Z"/>
            </w:rPr>
          </w:rPrChange>
        </w:rPr>
        <w:pPrChange w:id="359" w:author="swetha vivekanandan" w:date="2024-02-14T16:15:00Z">
          <w:pPr>
            <w:pStyle w:val="ListParagraph"/>
            <w:numPr>
              <w:numId w:val="2"/>
            </w:numPr>
            <w:spacing w:line="360" w:lineRule="auto"/>
            <w:ind w:left="0" w:right="4" w:hanging="360"/>
            <w:jc w:val="both"/>
          </w:pPr>
        </w:pPrChange>
      </w:pPr>
    </w:p>
    <w:p w14:paraId="3C8886F9" w14:textId="0F71FF69" w:rsidR="003F0B86" w:rsidRPr="004E28AD" w:rsidRDefault="000D03A6" w:rsidP="003F0B86">
      <w:pPr>
        <w:pStyle w:val="ListParagraph"/>
        <w:numPr>
          <w:ilvl w:val="0"/>
          <w:numId w:val="2"/>
        </w:numPr>
        <w:spacing w:line="360" w:lineRule="auto"/>
        <w:ind w:left="0" w:right="4" w:firstLine="0"/>
        <w:jc w:val="both"/>
        <w:rPr>
          <w:ins w:id="360" w:author="swetha vivekanandan" w:date="2024-02-14T16:07:00Z"/>
          <w:rFonts w:ascii="Arial" w:hAnsi="Arial"/>
          <w:sz w:val="26"/>
          <w:szCs w:val="26"/>
          <w:rPrChange w:id="361" w:author="swetha vivekanandan" w:date="2024-02-14T16:15:00Z">
            <w:rPr>
              <w:ins w:id="362" w:author="swetha vivekanandan" w:date="2024-02-14T16:07:00Z"/>
            </w:rPr>
          </w:rPrChange>
        </w:rPr>
      </w:pPr>
      <w:r w:rsidRPr="000D03A6">
        <w:rPr>
          <w:color w:val="000000" w:themeColor="text1"/>
          <w:sz w:val="26"/>
          <w:highlight w:val="yellow"/>
        </w:rPr>
        <w:t>So also, subject to lock in period, i</w:t>
      </w:r>
      <w:ins w:id="363" w:author="swetha vivekanandan" w:date="2024-02-14T16:15:00Z">
        <w:r w:rsidR="003F0B86" w:rsidRPr="000D03A6">
          <w:rPr>
            <w:color w:val="000000" w:themeColor="text1"/>
            <w:sz w:val="26"/>
            <w:highlight w:val="yellow"/>
            <w:rPrChange w:id="364" w:author="swetha vivekanandan" w:date="2024-02-14T16:15:00Z">
              <w:rPr/>
            </w:rPrChange>
          </w:rPr>
          <w:t>f</w:t>
        </w:r>
        <w:r w:rsidR="003F0B86" w:rsidRPr="004E28AD">
          <w:rPr>
            <w:color w:val="000000" w:themeColor="text1"/>
            <w:sz w:val="26"/>
            <w:rPrChange w:id="365" w:author="swetha vivekanandan" w:date="2024-02-14T16:15:00Z">
              <w:rPr/>
            </w:rPrChange>
          </w:rPr>
          <w:t xml:space="preserve"> the LESSOR, omits to perform or observe any covenant or condition of its part herein contained, then in any of said cases, it shall be lawful for the </w:t>
        </w:r>
        <w:r w:rsidR="003F0B86" w:rsidRPr="004E28AD">
          <w:rPr>
            <w:b/>
            <w:bCs/>
            <w:color w:val="000000" w:themeColor="text1"/>
            <w:sz w:val="26"/>
            <w:rPrChange w:id="366" w:author="swetha vivekanandan" w:date="2024-02-14T16:15:00Z">
              <w:rPr>
                <w:b/>
                <w:bCs/>
              </w:rPr>
            </w:rPrChange>
          </w:rPr>
          <w:t xml:space="preserve">LESSEE </w:t>
        </w:r>
        <w:r w:rsidR="003F0B86" w:rsidRPr="004E28AD">
          <w:rPr>
            <w:color w:val="000000" w:themeColor="text1"/>
            <w:sz w:val="26"/>
            <w:rPrChange w:id="367" w:author="swetha vivekanandan" w:date="2024-02-14T16:15:00Z">
              <w:rPr/>
            </w:rPrChange>
          </w:rPr>
          <w:t xml:space="preserve">to terminate the lease by giving 1 month notice without prejudice to any claims, right of action or remedies which either Party here to shall have against the other, in respect of any breach, non-performance or non-observance of any of the covenants, terms and conditions. The power to terminate shall be exercised by the </w:t>
        </w:r>
        <w:r w:rsidR="003F0B86" w:rsidRPr="004E28AD">
          <w:rPr>
            <w:b/>
            <w:bCs/>
            <w:color w:val="000000" w:themeColor="text1"/>
            <w:sz w:val="26"/>
            <w:rPrChange w:id="368" w:author="swetha vivekanandan" w:date="2024-02-14T16:15:00Z">
              <w:rPr>
                <w:b/>
                <w:bCs/>
              </w:rPr>
            </w:rPrChange>
          </w:rPr>
          <w:t>LESSEE</w:t>
        </w:r>
        <w:r w:rsidR="003F0B86" w:rsidRPr="004E28AD">
          <w:rPr>
            <w:color w:val="000000" w:themeColor="text1"/>
            <w:sz w:val="26"/>
            <w:rPrChange w:id="369" w:author="swetha vivekanandan" w:date="2024-02-14T16:15:00Z">
              <w:rPr/>
            </w:rPrChange>
          </w:rPr>
          <w:t xml:space="preserve"> by giving a notice to the LESSOR in writing, giving him an opportunity to make good the breach of covenant or condition in respect of any breach, non-performance or non-observance of any of the covenants, terms and conditions and the </w:t>
        </w:r>
        <w:r w:rsidR="003F0B86" w:rsidRPr="004E28AD">
          <w:rPr>
            <w:b/>
            <w:bCs/>
            <w:color w:val="000000" w:themeColor="text1"/>
            <w:sz w:val="26"/>
            <w:rPrChange w:id="370" w:author="swetha vivekanandan" w:date="2024-02-14T16:15:00Z">
              <w:rPr>
                <w:b/>
                <w:bCs/>
              </w:rPr>
            </w:rPrChange>
          </w:rPr>
          <w:t>LESSEE</w:t>
        </w:r>
        <w:r w:rsidR="003F0B86" w:rsidRPr="004E28AD">
          <w:rPr>
            <w:color w:val="000000" w:themeColor="text1"/>
            <w:sz w:val="26"/>
            <w:rPrChange w:id="371" w:author="swetha vivekanandan" w:date="2024-02-14T16:15:00Z">
              <w:rPr/>
            </w:rPrChange>
          </w:rPr>
          <w:t xml:space="preserve"> shall act only after expiry of notice period only in case the breach, non-performance or non-observance of any the covenants, terms and condition is not rectified.</w:t>
        </w:r>
      </w:ins>
    </w:p>
    <w:p w14:paraId="1BA95B12" w14:textId="77777777" w:rsidR="0006342B" w:rsidRPr="004E28AD" w:rsidRDefault="0006342B">
      <w:pPr>
        <w:pStyle w:val="ListParagraph"/>
        <w:rPr>
          <w:ins w:id="372" w:author="swetha vivekanandan" w:date="2024-02-14T16:07:00Z"/>
          <w:color w:val="000000" w:themeColor="text1"/>
          <w:sz w:val="26"/>
          <w:rPrChange w:id="373" w:author="swetha vivekanandan" w:date="2024-02-14T16:07:00Z">
            <w:rPr>
              <w:ins w:id="374" w:author="swetha vivekanandan" w:date="2024-02-14T16:07:00Z"/>
            </w:rPr>
          </w:rPrChange>
        </w:rPr>
        <w:pPrChange w:id="375" w:author="swetha vivekanandan" w:date="2024-02-14T16:07:00Z">
          <w:pPr>
            <w:pStyle w:val="ListParagraph"/>
            <w:numPr>
              <w:numId w:val="2"/>
            </w:numPr>
            <w:spacing w:line="360" w:lineRule="auto"/>
            <w:ind w:left="0" w:right="4" w:hanging="360"/>
            <w:jc w:val="both"/>
          </w:pPr>
        </w:pPrChange>
      </w:pPr>
    </w:p>
    <w:p w14:paraId="57675249" w14:textId="77777777" w:rsidR="009827C3" w:rsidRPr="004E28AD" w:rsidRDefault="0006342B" w:rsidP="009827C3">
      <w:pPr>
        <w:pStyle w:val="ListParagraph"/>
        <w:numPr>
          <w:ilvl w:val="0"/>
          <w:numId w:val="2"/>
        </w:numPr>
        <w:spacing w:line="360" w:lineRule="auto"/>
        <w:ind w:left="0" w:right="4" w:firstLine="0"/>
        <w:jc w:val="both"/>
        <w:rPr>
          <w:ins w:id="376" w:author="swetha vivekanandan" w:date="2024-02-14T16:12:00Z"/>
          <w:rFonts w:ascii="Arial" w:hAnsi="Arial"/>
          <w:sz w:val="26"/>
          <w:szCs w:val="26"/>
          <w:rPrChange w:id="377" w:author="swetha vivekanandan" w:date="2024-02-14T16:12:00Z">
            <w:rPr>
              <w:ins w:id="378" w:author="swetha vivekanandan" w:date="2024-02-14T16:12:00Z"/>
              <w:color w:val="000000" w:themeColor="text1"/>
              <w:sz w:val="26"/>
            </w:rPr>
          </w:rPrChange>
        </w:rPr>
      </w:pPr>
      <w:ins w:id="379" w:author="swetha vivekanandan" w:date="2024-02-14T16:07:00Z">
        <w:r w:rsidRPr="004E28AD">
          <w:rPr>
            <w:color w:val="000000" w:themeColor="text1"/>
            <w:sz w:val="26"/>
            <w:rPrChange w:id="380" w:author="swetha vivekanandan" w:date="2024-02-14T16:07:00Z">
              <w:rPr/>
            </w:rPrChange>
          </w:rPr>
          <w:t xml:space="preserve">Save for exception mentioned in Clause </w:t>
        </w:r>
      </w:ins>
      <w:ins w:id="381" w:author="swetha vivekanandan" w:date="2024-02-14T16:08:00Z">
        <w:r w:rsidRPr="004E28AD">
          <w:rPr>
            <w:color w:val="000000" w:themeColor="text1"/>
            <w:sz w:val="26"/>
          </w:rPr>
          <w:t>2</w:t>
        </w:r>
      </w:ins>
      <w:ins w:id="382" w:author="swetha vivekanandan" w:date="2024-02-14T16:07:00Z">
        <w:r w:rsidRPr="004E28AD">
          <w:rPr>
            <w:color w:val="000000" w:themeColor="text1"/>
            <w:sz w:val="26"/>
            <w:rPrChange w:id="383" w:author="swetha vivekanandan" w:date="2024-02-14T16:07:00Z">
              <w:rPr/>
            </w:rPrChange>
          </w:rPr>
          <w:t xml:space="preserve">, If for any reason the LESSEE does not pay the rent for three consecutive months, then the lease shall be deemed to be terminated at the option of the </w:t>
        </w:r>
        <w:r w:rsidRPr="004E28AD">
          <w:rPr>
            <w:b/>
            <w:bCs/>
            <w:color w:val="000000" w:themeColor="text1"/>
            <w:sz w:val="26"/>
            <w:rPrChange w:id="384" w:author="swetha vivekanandan" w:date="2024-02-14T16:07:00Z">
              <w:rPr>
                <w:b/>
                <w:bCs/>
              </w:rPr>
            </w:rPrChange>
          </w:rPr>
          <w:t>LESSOR</w:t>
        </w:r>
        <w:r w:rsidRPr="004E28AD">
          <w:rPr>
            <w:rFonts w:eastAsiaTheme="minorHAnsi"/>
            <w:sz w:val="26"/>
            <w:szCs w:val="26"/>
            <w:lang w:val="en-IN"/>
            <w:rPrChange w:id="385" w:author="swetha vivekanandan" w:date="2024-02-14T16:07:00Z">
              <w:rPr>
                <w:rFonts w:eastAsiaTheme="minorHAnsi"/>
                <w:szCs w:val="26"/>
                <w:lang w:val="en-IN"/>
              </w:rPr>
            </w:rPrChange>
          </w:rPr>
          <w:t xml:space="preserve"> after the same has fallen due without any further notice and intimate the </w:t>
        </w:r>
        <w:r w:rsidRPr="004E28AD">
          <w:rPr>
            <w:rFonts w:eastAsiaTheme="minorHAnsi"/>
            <w:sz w:val="25"/>
            <w:szCs w:val="25"/>
            <w:lang w:val="en-IN"/>
          </w:rPr>
          <w:t xml:space="preserve">LESSEE </w:t>
        </w:r>
        <w:r w:rsidRPr="004E28AD">
          <w:rPr>
            <w:rFonts w:eastAsiaTheme="minorHAnsi"/>
            <w:sz w:val="26"/>
            <w:szCs w:val="26"/>
            <w:lang w:val="en-IN"/>
            <w:rPrChange w:id="386" w:author="swetha vivekanandan" w:date="2024-02-14T16:07:00Z">
              <w:rPr>
                <w:rFonts w:eastAsiaTheme="minorHAnsi"/>
                <w:szCs w:val="26"/>
                <w:lang w:val="en-IN"/>
              </w:rPr>
            </w:rPrChange>
          </w:rPr>
          <w:t>of such termination. On such</w:t>
        </w:r>
      </w:ins>
      <w:ins w:id="387" w:author="swetha vivekanandan" w:date="2024-02-14T16:08:00Z">
        <w:r w:rsidR="006E557A" w:rsidRPr="004E28AD">
          <w:rPr>
            <w:rFonts w:eastAsiaTheme="minorHAnsi"/>
            <w:sz w:val="26"/>
            <w:szCs w:val="26"/>
            <w:lang w:val="en-IN"/>
          </w:rPr>
          <w:t xml:space="preserve"> termination</w:t>
        </w:r>
      </w:ins>
      <w:ins w:id="388" w:author="swetha vivekanandan" w:date="2024-02-14T16:07:00Z">
        <w:r w:rsidRPr="004E28AD">
          <w:rPr>
            <w:rFonts w:eastAsiaTheme="minorHAnsi"/>
            <w:sz w:val="26"/>
            <w:szCs w:val="26"/>
            <w:lang w:val="en-IN"/>
            <w:rPrChange w:id="389" w:author="swetha vivekanandan" w:date="2024-02-14T16:07:00Z">
              <w:rPr>
                <w:rFonts w:eastAsiaTheme="minorHAnsi"/>
                <w:szCs w:val="26"/>
                <w:lang w:val="en-IN"/>
              </w:rPr>
            </w:rPrChange>
          </w:rPr>
          <w:t>, the</w:t>
        </w:r>
        <w:r w:rsidRPr="004E28AD">
          <w:rPr>
            <w:rFonts w:eastAsiaTheme="minorHAnsi"/>
            <w:sz w:val="25"/>
            <w:szCs w:val="25"/>
            <w:lang w:val="en-IN"/>
          </w:rPr>
          <w:t xml:space="preserve"> LESSEE </w:t>
        </w:r>
        <w:r w:rsidRPr="004E28AD">
          <w:rPr>
            <w:rFonts w:eastAsiaTheme="minorHAnsi"/>
            <w:sz w:val="26"/>
            <w:szCs w:val="26"/>
            <w:lang w:val="en-IN"/>
            <w:rPrChange w:id="390" w:author="swetha vivekanandan" w:date="2024-02-14T16:07:00Z">
              <w:rPr>
                <w:rFonts w:eastAsiaTheme="minorHAnsi"/>
                <w:szCs w:val="26"/>
                <w:lang w:val="en-IN"/>
              </w:rPr>
            </w:rPrChange>
          </w:rPr>
          <w:t xml:space="preserve">is bound to vacate the Leased property within 30 days and hand over vacant possession of the </w:t>
        </w:r>
      </w:ins>
      <w:ins w:id="391" w:author="swetha vivekanandan" w:date="2024-02-14T16:09:00Z">
        <w:r w:rsidR="009827C3" w:rsidRPr="004E28AD">
          <w:rPr>
            <w:rFonts w:eastAsiaTheme="minorHAnsi"/>
            <w:sz w:val="26"/>
            <w:szCs w:val="26"/>
            <w:lang w:val="en-IN"/>
          </w:rPr>
          <w:t>l</w:t>
        </w:r>
      </w:ins>
      <w:ins w:id="392" w:author="swetha vivekanandan" w:date="2024-02-14T16:07:00Z">
        <w:r w:rsidRPr="004E28AD">
          <w:rPr>
            <w:rFonts w:eastAsiaTheme="minorHAnsi"/>
            <w:sz w:val="26"/>
            <w:szCs w:val="26"/>
            <w:lang w:val="en-IN"/>
            <w:rPrChange w:id="393" w:author="swetha vivekanandan" w:date="2024-02-14T16:07:00Z">
              <w:rPr>
                <w:rFonts w:eastAsiaTheme="minorHAnsi"/>
                <w:szCs w:val="26"/>
                <w:lang w:val="en-IN"/>
              </w:rPr>
            </w:rPrChange>
          </w:rPr>
          <w:t xml:space="preserve">eased property to the </w:t>
        </w:r>
        <w:r w:rsidRPr="004E28AD">
          <w:rPr>
            <w:rFonts w:eastAsiaTheme="minorHAnsi"/>
            <w:sz w:val="25"/>
            <w:szCs w:val="25"/>
            <w:lang w:val="en-IN"/>
          </w:rPr>
          <w:t>LESSOR</w:t>
        </w:r>
        <w:r w:rsidRPr="004E28AD">
          <w:rPr>
            <w:color w:val="000000" w:themeColor="text1"/>
            <w:sz w:val="26"/>
            <w:rPrChange w:id="394" w:author="swetha vivekanandan" w:date="2024-02-14T16:07:00Z">
              <w:rPr/>
            </w:rPrChange>
          </w:rPr>
          <w:t xml:space="preserve">. The </w:t>
        </w:r>
        <w:r w:rsidRPr="004E28AD">
          <w:rPr>
            <w:b/>
            <w:bCs/>
            <w:color w:val="000000" w:themeColor="text1"/>
            <w:sz w:val="26"/>
            <w:rPrChange w:id="395" w:author="swetha vivekanandan" w:date="2024-02-14T16:07:00Z">
              <w:rPr>
                <w:b/>
                <w:bCs/>
              </w:rPr>
            </w:rPrChange>
          </w:rPr>
          <w:t>LESSOR</w:t>
        </w:r>
        <w:r w:rsidRPr="004E28AD">
          <w:rPr>
            <w:color w:val="000000" w:themeColor="text1"/>
            <w:sz w:val="26"/>
            <w:rPrChange w:id="396" w:author="swetha vivekanandan" w:date="2024-02-14T16:07:00Z">
              <w:rPr/>
            </w:rPrChange>
          </w:rPr>
          <w:t xml:space="preserve"> shall be entitled for the vacant possession after the IFRSD is refunded after adjusting dues, if any, including net Rent. </w:t>
        </w:r>
      </w:ins>
    </w:p>
    <w:p w14:paraId="31CC9050" w14:textId="77777777" w:rsidR="009827C3" w:rsidRPr="004E28AD" w:rsidRDefault="009827C3">
      <w:pPr>
        <w:pStyle w:val="ListParagraph"/>
        <w:rPr>
          <w:ins w:id="397" w:author="swetha vivekanandan" w:date="2024-02-14T16:12:00Z"/>
          <w:rFonts w:eastAsiaTheme="minorHAnsi"/>
          <w:sz w:val="26"/>
          <w:szCs w:val="26"/>
          <w:lang w:val="en-IN"/>
          <w:rPrChange w:id="398" w:author="swetha vivekanandan" w:date="2024-02-14T16:12:00Z">
            <w:rPr>
              <w:ins w:id="399" w:author="swetha vivekanandan" w:date="2024-02-14T16:12:00Z"/>
              <w:rFonts w:eastAsiaTheme="minorHAnsi"/>
              <w:lang w:val="en-IN"/>
            </w:rPr>
          </w:rPrChange>
        </w:rPr>
        <w:pPrChange w:id="400" w:author="swetha vivekanandan" w:date="2024-02-14T16:12:00Z">
          <w:pPr>
            <w:pStyle w:val="ListParagraph"/>
            <w:numPr>
              <w:numId w:val="2"/>
            </w:numPr>
            <w:spacing w:line="360" w:lineRule="auto"/>
            <w:ind w:left="0" w:right="4" w:hanging="360"/>
            <w:jc w:val="both"/>
          </w:pPr>
        </w:pPrChange>
      </w:pPr>
    </w:p>
    <w:p w14:paraId="0C7EEADE" w14:textId="77777777" w:rsidR="009B6FF7" w:rsidRPr="004E28AD" w:rsidRDefault="009827C3" w:rsidP="009B6FF7">
      <w:pPr>
        <w:pStyle w:val="ListParagraph"/>
        <w:numPr>
          <w:ilvl w:val="0"/>
          <w:numId w:val="2"/>
        </w:numPr>
        <w:spacing w:line="360" w:lineRule="auto"/>
        <w:ind w:left="0" w:right="4" w:firstLine="0"/>
        <w:jc w:val="both"/>
        <w:rPr>
          <w:ins w:id="401" w:author="swetha vivekanandan" w:date="2024-02-14T16:14:00Z"/>
          <w:rFonts w:ascii="Arial" w:hAnsi="Arial"/>
          <w:sz w:val="26"/>
          <w:szCs w:val="26"/>
          <w:rPrChange w:id="402" w:author="swetha vivekanandan" w:date="2024-02-14T16:14:00Z">
            <w:rPr>
              <w:ins w:id="403" w:author="swetha vivekanandan" w:date="2024-02-14T16:14:00Z"/>
              <w:color w:val="000000" w:themeColor="text1"/>
              <w:sz w:val="26"/>
            </w:rPr>
          </w:rPrChange>
        </w:rPr>
      </w:pPr>
      <w:ins w:id="404" w:author="swetha vivekanandan" w:date="2024-02-14T16:12:00Z">
        <w:r w:rsidRPr="004E28AD">
          <w:rPr>
            <w:rFonts w:eastAsiaTheme="minorHAnsi"/>
            <w:sz w:val="26"/>
            <w:szCs w:val="26"/>
            <w:lang w:val="en-IN"/>
            <w:rPrChange w:id="405" w:author="swetha vivekanandan" w:date="2024-02-14T16:12:00Z">
              <w:rPr>
                <w:rFonts w:eastAsiaTheme="minorHAnsi"/>
                <w:szCs w:val="26"/>
                <w:lang w:val="en-IN"/>
              </w:rPr>
            </w:rPrChange>
          </w:rPr>
          <w:t>The</w:t>
        </w:r>
        <w:r w:rsidRPr="004E28AD">
          <w:rPr>
            <w:color w:val="000000" w:themeColor="text1"/>
            <w:sz w:val="26"/>
            <w:rPrChange w:id="406" w:author="swetha vivekanandan" w:date="2024-02-14T16:12:00Z">
              <w:rPr/>
            </w:rPrChange>
          </w:rPr>
          <w:t xml:space="preserve"> </w:t>
        </w:r>
        <w:r w:rsidRPr="004E28AD">
          <w:rPr>
            <w:b/>
            <w:bCs/>
            <w:color w:val="000000" w:themeColor="text1"/>
            <w:sz w:val="26"/>
            <w:rPrChange w:id="407" w:author="swetha vivekanandan" w:date="2024-02-14T16:12:00Z">
              <w:rPr>
                <w:b/>
                <w:bCs/>
              </w:rPr>
            </w:rPrChange>
          </w:rPr>
          <w:t>LESSOR</w:t>
        </w:r>
        <w:r w:rsidRPr="004E28AD">
          <w:rPr>
            <w:color w:val="000000" w:themeColor="text1"/>
            <w:sz w:val="26"/>
            <w:rPrChange w:id="408" w:author="swetha vivekanandan" w:date="2024-02-14T16:12:00Z">
              <w:rPr/>
            </w:rPrChange>
          </w:rPr>
          <w:t xml:space="preserve"> shall refund the amount of security deposits of Rupees 24,00,000/- (Rupees Twenty Four Lakhs only), after making deductions, if any, on account of unpaid dues,</w:t>
        </w:r>
        <w:r w:rsidR="00951032" w:rsidRPr="004E28AD">
          <w:rPr>
            <w:color w:val="000000" w:themeColor="text1"/>
            <w:sz w:val="26"/>
          </w:rPr>
          <w:t xml:space="preserve"> painting, repairing,</w:t>
        </w:r>
        <w:r w:rsidRPr="004E28AD">
          <w:rPr>
            <w:color w:val="000000" w:themeColor="text1"/>
            <w:sz w:val="26"/>
            <w:rPrChange w:id="409" w:author="swetha vivekanandan" w:date="2024-02-14T16:12:00Z">
              <w:rPr/>
            </w:rPrChange>
          </w:rPr>
          <w:t xml:space="preserve"> damages referred to in this Agreement, to the LESSEE of this agreement simultaneously on getting peaceful possession of the said Lease premises. If the </w:t>
        </w:r>
        <w:r w:rsidRPr="004E28AD">
          <w:rPr>
            <w:b/>
            <w:bCs/>
            <w:color w:val="000000" w:themeColor="text1"/>
            <w:sz w:val="26"/>
            <w:rPrChange w:id="410" w:author="swetha vivekanandan" w:date="2024-02-14T16:12:00Z">
              <w:rPr>
                <w:b/>
                <w:bCs/>
              </w:rPr>
            </w:rPrChange>
          </w:rPr>
          <w:t>LESSOR</w:t>
        </w:r>
        <w:r w:rsidRPr="004E28AD">
          <w:rPr>
            <w:color w:val="000000" w:themeColor="text1"/>
            <w:sz w:val="26"/>
            <w:rPrChange w:id="411" w:author="swetha vivekanandan" w:date="2024-02-14T16:12:00Z">
              <w:rPr/>
            </w:rPrChange>
          </w:rPr>
          <w:t xml:space="preserve"> does not refund/pay the security deposit amount of Rupees 24,00,000/- </w:t>
        </w:r>
        <w:r w:rsidRPr="004E28AD">
          <w:rPr>
            <w:color w:val="000000" w:themeColor="text1"/>
            <w:sz w:val="26"/>
            <w:rPrChange w:id="412" w:author="swetha vivekanandan" w:date="2024-02-14T16:12:00Z">
              <w:rPr/>
            </w:rPrChange>
          </w:rPr>
          <w:lastRenderedPageBreak/>
          <w:t>(RUPEES TWENTY FOUR LAKHS ONLY), or any part thereof</w:t>
        </w:r>
        <w:r w:rsidRPr="004E28AD">
          <w:rPr>
            <w:color w:val="000000" w:themeColor="text1"/>
            <w:sz w:val="26"/>
          </w:rPr>
          <w:t xml:space="preserve"> an </w:t>
        </w:r>
        <w:r w:rsidRPr="004E28AD">
          <w:rPr>
            <w:color w:val="000000" w:themeColor="text1"/>
            <w:sz w:val="26"/>
            <w:rPrChange w:id="413" w:author="swetha vivekanandan" w:date="2024-02-14T16:12:00Z">
              <w:rPr/>
            </w:rPrChange>
          </w:rPr>
          <w:t xml:space="preserve">interest @ 12% </w:t>
        </w:r>
        <w:proofErr w:type="spellStart"/>
        <w:r w:rsidRPr="004E28AD">
          <w:rPr>
            <w:color w:val="000000" w:themeColor="text1"/>
            <w:sz w:val="26"/>
            <w:rPrChange w:id="414" w:author="swetha vivekanandan" w:date="2024-02-14T16:12:00Z">
              <w:rPr/>
            </w:rPrChange>
          </w:rPr>
          <w:t>p.m</w:t>
        </w:r>
        <w:proofErr w:type="spellEnd"/>
        <w:r w:rsidRPr="004E28AD">
          <w:rPr>
            <w:color w:val="000000" w:themeColor="text1"/>
            <w:sz w:val="26"/>
            <w:rPrChange w:id="415" w:author="swetha vivekanandan" w:date="2024-02-14T16:12:00Z">
              <w:rPr/>
            </w:rPrChange>
          </w:rPr>
          <w:t xml:space="preserve"> shall be payable by the </w:t>
        </w:r>
        <w:r w:rsidRPr="004E28AD">
          <w:rPr>
            <w:b/>
            <w:bCs/>
            <w:color w:val="000000" w:themeColor="text1"/>
            <w:sz w:val="26"/>
            <w:rPrChange w:id="416" w:author="swetha vivekanandan" w:date="2024-02-14T16:12:00Z">
              <w:rPr>
                <w:b/>
                <w:bCs/>
              </w:rPr>
            </w:rPrChange>
          </w:rPr>
          <w:t>LESSOR</w:t>
        </w:r>
        <w:r w:rsidRPr="004E28AD">
          <w:rPr>
            <w:color w:val="000000" w:themeColor="text1"/>
            <w:sz w:val="26"/>
            <w:rPrChange w:id="417" w:author="swetha vivekanandan" w:date="2024-02-14T16:12:00Z">
              <w:rPr/>
            </w:rPrChange>
          </w:rPr>
          <w:t xml:space="preserve"> to the LESSEE on the amount of unpaid/returnable security deposit.</w:t>
        </w:r>
      </w:ins>
    </w:p>
    <w:p w14:paraId="7C04FD58" w14:textId="77777777" w:rsidR="009B6FF7" w:rsidRPr="004E28AD" w:rsidRDefault="009B6FF7">
      <w:pPr>
        <w:pStyle w:val="ListParagraph"/>
        <w:rPr>
          <w:ins w:id="418" w:author="swetha vivekanandan" w:date="2024-02-14T16:14:00Z"/>
          <w:color w:val="000000" w:themeColor="text1"/>
          <w:sz w:val="26"/>
          <w:rPrChange w:id="419" w:author="swetha vivekanandan" w:date="2024-02-14T16:14:00Z">
            <w:rPr>
              <w:ins w:id="420" w:author="swetha vivekanandan" w:date="2024-02-14T16:14:00Z"/>
            </w:rPr>
          </w:rPrChange>
        </w:rPr>
        <w:pPrChange w:id="421" w:author="swetha vivekanandan" w:date="2024-02-14T16:14:00Z">
          <w:pPr>
            <w:pStyle w:val="ListParagraph"/>
            <w:numPr>
              <w:numId w:val="2"/>
            </w:numPr>
            <w:spacing w:line="360" w:lineRule="auto"/>
            <w:ind w:left="0" w:right="4" w:hanging="360"/>
            <w:jc w:val="both"/>
          </w:pPr>
        </w:pPrChange>
      </w:pPr>
    </w:p>
    <w:p w14:paraId="3A2FEE68" w14:textId="3A5E245C" w:rsidR="009B6FF7" w:rsidRPr="004E28AD" w:rsidRDefault="009B6FF7" w:rsidP="009B6FF7">
      <w:pPr>
        <w:pStyle w:val="ListParagraph"/>
        <w:numPr>
          <w:ilvl w:val="0"/>
          <w:numId w:val="2"/>
        </w:numPr>
        <w:spacing w:line="360" w:lineRule="auto"/>
        <w:ind w:left="0" w:right="4" w:firstLine="0"/>
        <w:jc w:val="both"/>
        <w:rPr>
          <w:ins w:id="422" w:author="swetha vivekanandan" w:date="2024-02-14T16:14:00Z"/>
          <w:rFonts w:ascii="Arial" w:hAnsi="Arial"/>
          <w:sz w:val="26"/>
          <w:szCs w:val="26"/>
          <w:rPrChange w:id="423" w:author="swetha vivekanandan" w:date="2024-02-14T16:14:00Z">
            <w:rPr>
              <w:ins w:id="424" w:author="swetha vivekanandan" w:date="2024-02-14T16:14:00Z"/>
              <w:color w:val="000000" w:themeColor="text1"/>
              <w:sz w:val="26"/>
              <w:highlight w:val="cyan"/>
            </w:rPr>
          </w:rPrChange>
        </w:rPr>
      </w:pPr>
      <w:ins w:id="425" w:author="swetha vivekanandan" w:date="2024-02-14T16:13:00Z">
        <w:r w:rsidRPr="004E28AD">
          <w:rPr>
            <w:color w:val="000000" w:themeColor="text1"/>
            <w:sz w:val="26"/>
            <w:rPrChange w:id="426" w:author="swetha vivekanandan" w:date="2024-02-14T16:14:00Z">
              <w:rPr/>
            </w:rPrChange>
          </w:rPr>
          <w:t xml:space="preserve">LESSEE is at liberty to terminate this Lease by giving 3 </w:t>
        </w:r>
        <w:proofErr w:type="spellStart"/>
        <w:r w:rsidRPr="004E28AD">
          <w:rPr>
            <w:color w:val="000000" w:themeColor="text1"/>
            <w:sz w:val="26"/>
            <w:rPrChange w:id="427" w:author="swetha vivekanandan" w:date="2024-02-14T16:14:00Z">
              <w:rPr/>
            </w:rPrChange>
          </w:rPr>
          <w:t>months notice</w:t>
        </w:r>
        <w:proofErr w:type="spellEnd"/>
        <w:r w:rsidRPr="004E28AD">
          <w:rPr>
            <w:color w:val="000000" w:themeColor="text1"/>
            <w:sz w:val="26"/>
            <w:rPrChange w:id="428" w:author="swetha vivekanandan" w:date="2024-02-14T16:14:00Z">
              <w:rPr/>
            </w:rPrChange>
          </w:rPr>
          <w:t xml:space="preserve"> to the </w:t>
        </w:r>
        <w:r w:rsidRPr="004E28AD">
          <w:rPr>
            <w:b/>
            <w:bCs/>
            <w:color w:val="000000" w:themeColor="text1"/>
            <w:sz w:val="26"/>
            <w:rPrChange w:id="429" w:author="swetha vivekanandan" w:date="2024-02-14T16:14:00Z">
              <w:rPr>
                <w:b/>
                <w:bCs/>
              </w:rPr>
            </w:rPrChange>
          </w:rPr>
          <w:t>LESSOR</w:t>
        </w:r>
        <w:r w:rsidRPr="004E28AD">
          <w:rPr>
            <w:color w:val="000000" w:themeColor="text1"/>
            <w:sz w:val="26"/>
            <w:rPrChange w:id="430" w:author="swetha vivekanandan" w:date="2024-02-14T16:14:00Z">
              <w:rPr/>
            </w:rPrChange>
          </w:rPr>
          <w:t xml:space="preserve"> of its intention to terminate this Lease without stating any reason whatsoever. </w:t>
        </w:r>
      </w:ins>
    </w:p>
    <w:p w14:paraId="6EA467AE" w14:textId="77777777" w:rsidR="009B6FF7" w:rsidRPr="004E28AD" w:rsidRDefault="009B6FF7">
      <w:pPr>
        <w:pStyle w:val="ListParagraph"/>
        <w:spacing w:line="360" w:lineRule="auto"/>
        <w:ind w:left="0" w:right="4"/>
        <w:jc w:val="both"/>
        <w:rPr>
          <w:ins w:id="431" w:author="swetha vivekanandan" w:date="2024-02-14T16:13:00Z"/>
          <w:rFonts w:ascii="Arial" w:hAnsi="Arial"/>
          <w:sz w:val="26"/>
          <w:szCs w:val="26"/>
          <w:rPrChange w:id="432" w:author="swetha vivekanandan" w:date="2024-02-14T16:14:00Z">
            <w:rPr>
              <w:ins w:id="433" w:author="swetha vivekanandan" w:date="2024-02-14T16:13:00Z"/>
            </w:rPr>
          </w:rPrChange>
        </w:rPr>
        <w:pPrChange w:id="434" w:author="swetha vivekanandan" w:date="2024-02-14T16:14:00Z">
          <w:pPr>
            <w:pStyle w:val="ListParagraph"/>
            <w:numPr>
              <w:numId w:val="2"/>
            </w:numPr>
            <w:spacing w:line="360" w:lineRule="auto"/>
            <w:ind w:hanging="360"/>
            <w:jc w:val="both"/>
          </w:pPr>
        </w:pPrChange>
      </w:pPr>
    </w:p>
    <w:p w14:paraId="0BE5C7C1" w14:textId="77777777" w:rsidR="003F0B86" w:rsidRPr="004E28AD" w:rsidRDefault="003F0B86" w:rsidP="003F0B86">
      <w:pPr>
        <w:pStyle w:val="ListParagraph"/>
        <w:numPr>
          <w:ilvl w:val="0"/>
          <w:numId w:val="2"/>
        </w:numPr>
        <w:spacing w:line="360" w:lineRule="auto"/>
        <w:ind w:left="0" w:firstLine="0"/>
        <w:jc w:val="both"/>
        <w:rPr>
          <w:ins w:id="435" w:author="swetha vivekanandan" w:date="2024-02-14T16:17:00Z"/>
          <w:color w:val="000000" w:themeColor="text1"/>
          <w:sz w:val="26"/>
        </w:rPr>
      </w:pPr>
      <w:ins w:id="436" w:author="swetha vivekanandan" w:date="2024-02-14T16:16:00Z">
        <w:r w:rsidRPr="004E28AD">
          <w:rPr>
            <w:color w:val="000000" w:themeColor="text1"/>
            <w:sz w:val="26"/>
            <w:rPrChange w:id="437" w:author="swetha vivekanandan" w:date="2024-02-14T16:16:00Z">
              <w:rPr>
                <w:highlight w:val="yellow"/>
              </w:rPr>
            </w:rPrChange>
          </w:rPr>
          <w:t xml:space="preserve">The </w:t>
        </w:r>
        <w:r w:rsidRPr="004E28AD">
          <w:rPr>
            <w:b/>
            <w:bCs/>
            <w:color w:val="000000" w:themeColor="text1"/>
            <w:sz w:val="26"/>
            <w:rPrChange w:id="438" w:author="swetha vivekanandan" w:date="2024-02-14T16:16:00Z">
              <w:rPr>
                <w:b/>
                <w:bCs/>
                <w:highlight w:val="yellow"/>
              </w:rPr>
            </w:rPrChange>
          </w:rPr>
          <w:t>LESSOR</w:t>
        </w:r>
        <w:r w:rsidRPr="004E28AD">
          <w:rPr>
            <w:color w:val="000000" w:themeColor="text1"/>
            <w:sz w:val="26"/>
            <w:rPrChange w:id="439" w:author="swetha vivekanandan" w:date="2024-02-14T16:16:00Z">
              <w:rPr>
                <w:highlight w:val="yellow"/>
              </w:rPr>
            </w:rPrChange>
          </w:rPr>
          <w:t xml:space="preserve"> has duly paid all taxes, cases, duties, assessments and other outgoings, Central, State or Municipal assessed charges imposed levied or payable in respect of the Leased Premises as of the date hereof. The </w:t>
        </w:r>
        <w:r w:rsidRPr="004E28AD">
          <w:rPr>
            <w:b/>
            <w:bCs/>
            <w:color w:val="000000" w:themeColor="text1"/>
            <w:sz w:val="26"/>
            <w:rPrChange w:id="440" w:author="swetha vivekanandan" w:date="2024-02-14T16:16:00Z">
              <w:rPr>
                <w:b/>
                <w:bCs/>
              </w:rPr>
            </w:rPrChange>
          </w:rPr>
          <w:t>LESSOR</w:t>
        </w:r>
        <w:r w:rsidRPr="004E28AD">
          <w:rPr>
            <w:color w:val="000000" w:themeColor="text1"/>
            <w:sz w:val="26"/>
            <w:rPrChange w:id="441" w:author="swetha vivekanandan" w:date="2024-02-14T16:16:00Z">
              <w:rPr/>
            </w:rPrChange>
          </w:rPr>
          <w:t xml:space="preserve"> further assures to Lessee that, the Leased premises is fit &amp; proper for smooth functioning of Lessees business.  </w:t>
        </w:r>
      </w:ins>
    </w:p>
    <w:p w14:paraId="092CE965" w14:textId="77777777" w:rsidR="003F0B86" w:rsidRPr="004E28AD" w:rsidRDefault="003F0B86">
      <w:pPr>
        <w:pStyle w:val="ListParagraph"/>
        <w:rPr>
          <w:ins w:id="442" w:author="swetha vivekanandan" w:date="2024-02-14T16:17:00Z"/>
          <w:color w:val="000000" w:themeColor="text1"/>
          <w:sz w:val="26"/>
          <w:rPrChange w:id="443" w:author="swetha vivekanandan" w:date="2024-02-14T16:17:00Z">
            <w:rPr>
              <w:ins w:id="444" w:author="swetha vivekanandan" w:date="2024-02-14T16:17:00Z"/>
            </w:rPr>
          </w:rPrChange>
        </w:rPr>
        <w:pPrChange w:id="445" w:author="swetha vivekanandan" w:date="2024-02-14T16:17:00Z">
          <w:pPr>
            <w:pStyle w:val="ListParagraph"/>
            <w:numPr>
              <w:numId w:val="2"/>
            </w:numPr>
            <w:spacing w:line="360" w:lineRule="auto"/>
            <w:ind w:left="0" w:hanging="360"/>
            <w:jc w:val="both"/>
          </w:pPr>
        </w:pPrChange>
      </w:pPr>
    </w:p>
    <w:p w14:paraId="7E6FA894" w14:textId="30035BCE" w:rsidR="003F0B86" w:rsidRPr="004E28AD" w:rsidRDefault="003F0B86">
      <w:pPr>
        <w:pStyle w:val="ListParagraph"/>
        <w:numPr>
          <w:ilvl w:val="0"/>
          <w:numId w:val="2"/>
        </w:numPr>
        <w:spacing w:line="360" w:lineRule="auto"/>
        <w:ind w:left="0" w:firstLine="0"/>
        <w:jc w:val="both"/>
        <w:rPr>
          <w:ins w:id="446" w:author="swetha vivekanandan" w:date="2024-02-14T16:17:00Z"/>
          <w:color w:val="000000" w:themeColor="text1"/>
          <w:sz w:val="26"/>
          <w:rPrChange w:id="447" w:author="swetha vivekanandan" w:date="2024-02-14T16:17:00Z">
            <w:rPr>
              <w:ins w:id="448" w:author="swetha vivekanandan" w:date="2024-02-14T16:17:00Z"/>
            </w:rPr>
          </w:rPrChange>
        </w:rPr>
        <w:pPrChange w:id="449" w:author="swetha vivekanandan" w:date="2024-02-14T16:17:00Z">
          <w:pPr>
            <w:pStyle w:val="ListParagraph"/>
            <w:numPr>
              <w:numId w:val="2"/>
            </w:numPr>
            <w:spacing w:line="360" w:lineRule="auto"/>
            <w:ind w:hanging="360"/>
            <w:jc w:val="both"/>
          </w:pPr>
        </w:pPrChange>
      </w:pPr>
      <w:ins w:id="450" w:author="swetha vivekanandan" w:date="2024-02-14T16:17:00Z">
        <w:r w:rsidRPr="004E28AD">
          <w:rPr>
            <w:color w:val="000000" w:themeColor="text1"/>
            <w:sz w:val="26"/>
            <w:rPrChange w:id="451" w:author="swetha vivekanandan" w:date="2024-02-14T16:17:00Z">
              <w:rPr/>
            </w:rPrChange>
          </w:rPr>
          <w:t xml:space="preserve">WHEREAS the </w:t>
        </w:r>
        <w:r w:rsidRPr="004E28AD">
          <w:rPr>
            <w:b/>
            <w:bCs/>
            <w:color w:val="000000" w:themeColor="text1"/>
            <w:sz w:val="26"/>
            <w:rPrChange w:id="452" w:author="swetha vivekanandan" w:date="2024-02-14T16:17:00Z">
              <w:rPr>
                <w:b/>
                <w:bCs/>
              </w:rPr>
            </w:rPrChange>
          </w:rPr>
          <w:t>LESSOR</w:t>
        </w:r>
        <w:r w:rsidRPr="004E28AD">
          <w:rPr>
            <w:color w:val="000000" w:themeColor="text1"/>
            <w:sz w:val="26"/>
            <w:rPrChange w:id="453" w:author="swetha vivekanandan" w:date="2024-02-14T16:17:00Z">
              <w:rPr/>
            </w:rPrChange>
          </w:rPr>
          <w:t xml:space="preserve"> has not created any mortgage, charge, lien or other encumbrance on or in respect of the Leased Premises or any part thereof or otherwise dealt with or disposed of the Leased Premises or its interest therein or any part thereof and has not entered into any agreement with any other party in respect of or in relation to the use, occupation and enjoyment of the Leased Premises or its interest thereunder; </w:t>
        </w:r>
      </w:ins>
    </w:p>
    <w:p w14:paraId="1CA32530" w14:textId="77777777" w:rsidR="003F0B86" w:rsidRPr="004E28AD" w:rsidRDefault="003F0B86">
      <w:pPr>
        <w:pStyle w:val="ListParagraph"/>
        <w:spacing w:line="360" w:lineRule="auto"/>
        <w:jc w:val="both"/>
        <w:rPr>
          <w:ins w:id="454" w:author="swetha vivekanandan" w:date="2024-02-14T16:17:00Z"/>
          <w:color w:val="000000" w:themeColor="text1"/>
          <w:sz w:val="16"/>
        </w:rPr>
        <w:pPrChange w:id="455" w:author="swetha vivekanandan" w:date="2024-02-14T16:17:00Z">
          <w:pPr>
            <w:pStyle w:val="ListParagraph"/>
            <w:numPr>
              <w:numId w:val="2"/>
            </w:numPr>
            <w:spacing w:line="360" w:lineRule="auto"/>
            <w:ind w:hanging="360"/>
            <w:jc w:val="both"/>
          </w:pPr>
        </w:pPrChange>
      </w:pPr>
    </w:p>
    <w:p w14:paraId="12321CD6" w14:textId="77777777" w:rsidR="00467EB4" w:rsidRPr="004E28AD" w:rsidRDefault="003F0B86" w:rsidP="00467EB4">
      <w:pPr>
        <w:pStyle w:val="ListParagraph"/>
        <w:numPr>
          <w:ilvl w:val="0"/>
          <w:numId w:val="2"/>
        </w:numPr>
        <w:spacing w:line="360" w:lineRule="auto"/>
        <w:ind w:left="0" w:right="4" w:firstLine="0"/>
        <w:jc w:val="both"/>
        <w:rPr>
          <w:ins w:id="456" w:author="swetha vivekanandan" w:date="2024-02-14T16:19:00Z"/>
          <w:rFonts w:ascii="Arial" w:hAnsi="Arial"/>
          <w:sz w:val="26"/>
          <w:szCs w:val="26"/>
          <w:rPrChange w:id="457" w:author="swetha vivekanandan" w:date="2024-02-14T16:19:00Z">
            <w:rPr>
              <w:ins w:id="458" w:author="swetha vivekanandan" w:date="2024-02-14T16:19:00Z"/>
              <w:color w:val="000000" w:themeColor="text1"/>
              <w:sz w:val="26"/>
            </w:rPr>
          </w:rPrChange>
        </w:rPr>
      </w:pPr>
      <w:ins w:id="459" w:author="swetha vivekanandan" w:date="2024-02-14T16:17:00Z">
        <w:r w:rsidRPr="004E28AD">
          <w:rPr>
            <w:color w:val="000000" w:themeColor="text1"/>
            <w:sz w:val="26"/>
          </w:rPr>
          <w:t xml:space="preserve">WHEREAS The </w:t>
        </w:r>
        <w:r w:rsidRPr="004E28AD">
          <w:rPr>
            <w:b/>
            <w:bCs/>
            <w:color w:val="000000" w:themeColor="text1"/>
            <w:sz w:val="26"/>
          </w:rPr>
          <w:t>LESSOR</w:t>
        </w:r>
        <w:r w:rsidRPr="004E28AD">
          <w:rPr>
            <w:color w:val="000000" w:themeColor="text1"/>
            <w:sz w:val="26"/>
          </w:rPr>
          <w:t xml:space="preserve"> has, in the premises aforesaid, full right and authority to grant a lease in respect of the Leased Premises in favor of the Lessee on the terms and conditions hereafter contained; That there is no litigation concerning the Leased premises and against the Owners/ </w:t>
        </w:r>
        <w:r w:rsidRPr="004E28AD">
          <w:rPr>
            <w:b/>
            <w:bCs/>
            <w:color w:val="000000" w:themeColor="text1"/>
            <w:sz w:val="26"/>
          </w:rPr>
          <w:t>LESSOR</w:t>
        </w:r>
        <w:r w:rsidRPr="004E28AD">
          <w:rPr>
            <w:color w:val="000000" w:themeColor="text1"/>
            <w:sz w:val="26"/>
          </w:rPr>
          <w:t xml:space="preserve"> in respect of the leased premise</w:t>
        </w:r>
      </w:ins>
      <w:ins w:id="460" w:author="swetha vivekanandan" w:date="2024-02-14T16:19:00Z">
        <w:r w:rsidR="00467EB4" w:rsidRPr="004E28AD">
          <w:rPr>
            <w:color w:val="000000" w:themeColor="text1"/>
            <w:sz w:val="26"/>
          </w:rPr>
          <w:t>.</w:t>
        </w:r>
      </w:ins>
    </w:p>
    <w:p w14:paraId="27890959" w14:textId="77777777" w:rsidR="00467EB4" w:rsidRPr="004E28AD" w:rsidRDefault="00467EB4">
      <w:pPr>
        <w:pStyle w:val="ListParagraph"/>
        <w:rPr>
          <w:ins w:id="461" w:author="swetha vivekanandan" w:date="2024-02-14T16:19:00Z"/>
          <w:color w:val="000000" w:themeColor="text1"/>
          <w:sz w:val="26"/>
          <w:rPrChange w:id="462" w:author="swetha vivekanandan" w:date="2024-02-14T16:19:00Z">
            <w:rPr>
              <w:ins w:id="463" w:author="swetha vivekanandan" w:date="2024-02-14T16:19:00Z"/>
            </w:rPr>
          </w:rPrChange>
        </w:rPr>
        <w:pPrChange w:id="464" w:author="swetha vivekanandan" w:date="2024-02-14T16:19:00Z">
          <w:pPr>
            <w:pStyle w:val="ListParagraph"/>
            <w:numPr>
              <w:numId w:val="2"/>
            </w:numPr>
            <w:spacing w:line="360" w:lineRule="auto"/>
            <w:ind w:left="0" w:right="4" w:hanging="360"/>
            <w:jc w:val="both"/>
          </w:pPr>
        </w:pPrChange>
      </w:pPr>
    </w:p>
    <w:p w14:paraId="49826340" w14:textId="5EACB0DD" w:rsidR="00467EB4" w:rsidRPr="004E28AD" w:rsidRDefault="00467EB4" w:rsidP="00467EB4">
      <w:pPr>
        <w:pStyle w:val="ListParagraph"/>
        <w:numPr>
          <w:ilvl w:val="0"/>
          <w:numId w:val="2"/>
        </w:numPr>
        <w:spacing w:line="360" w:lineRule="auto"/>
        <w:ind w:left="0" w:right="4" w:firstLine="0"/>
        <w:jc w:val="both"/>
        <w:rPr>
          <w:ins w:id="465" w:author="swetha vivekanandan" w:date="2024-02-14T16:20:00Z"/>
          <w:rFonts w:ascii="Arial" w:hAnsi="Arial"/>
          <w:sz w:val="26"/>
          <w:szCs w:val="26"/>
          <w:rPrChange w:id="466" w:author="swetha vivekanandan" w:date="2024-02-14T16:20:00Z">
            <w:rPr>
              <w:ins w:id="467" w:author="swetha vivekanandan" w:date="2024-02-14T16:20:00Z"/>
              <w:color w:val="000000" w:themeColor="text1"/>
              <w:sz w:val="26"/>
            </w:rPr>
          </w:rPrChange>
        </w:rPr>
      </w:pPr>
      <w:ins w:id="468" w:author="swetha vivekanandan" w:date="2024-02-14T16:19:00Z">
        <w:r w:rsidRPr="004E28AD">
          <w:rPr>
            <w:color w:val="000000" w:themeColor="text1"/>
            <w:sz w:val="26"/>
            <w:rPrChange w:id="469" w:author="swetha vivekanandan" w:date="2024-02-14T16:19:00Z">
              <w:rPr/>
            </w:rPrChange>
          </w:rPr>
          <w:t xml:space="preserve">The </w:t>
        </w:r>
        <w:r w:rsidRPr="004E28AD">
          <w:rPr>
            <w:b/>
            <w:bCs/>
            <w:color w:val="000000" w:themeColor="text1"/>
            <w:sz w:val="26"/>
            <w:rPrChange w:id="470" w:author="swetha vivekanandan" w:date="2024-02-14T16:19:00Z">
              <w:rPr>
                <w:b/>
                <w:bCs/>
              </w:rPr>
            </w:rPrChange>
          </w:rPr>
          <w:t>LESSOR</w:t>
        </w:r>
        <w:r w:rsidRPr="004E28AD">
          <w:rPr>
            <w:color w:val="000000" w:themeColor="text1"/>
            <w:sz w:val="26"/>
            <w:rPrChange w:id="471" w:author="swetha vivekanandan" w:date="2024-02-14T16:19:00Z">
              <w:rPr/>
            </w:rPrChange>
          </w:rPr>
          <w:t xml:space="preserve"> shall be deemed to be in judicial possession of the said Leased Premises and the LESSEE shall be in use and occupation of the said Lease Premises during the continuance of the Lease Period</w:t>
        </w:r>
        <w:r w:rsidRPr="004E28AD" w:rsidDel="006C6F16">
          <w:rPr>
            <w:color w:val="000000" w:themeColor="text1"/>
            <w:sz w:val="26"/>
            <w:rPrChange w:id="472" w:author="swetha vivekanandan" w:date="2024-02-14T16:19:00Z">
              <w:rPr/>
            </w:rPrChange>
          </w:rPr>
          <w:t xml:space="preserve"> </w:t>
        </w:r>
        <w:r w:rsidRPr="004E28AD">
          <w:rPr>
            <w:color w:val="000000" w:themeColor="text1"/>
            <w:sz w:val="26"/>
            <w:rPrChange w:id="473" w:author="swetha vivekanandan" w:date="2024-02-14T16:19:00Z">
              <w:rPr/>
            </w:rPrChange>
          </w:rPr>
          <w:t xml:space="preserve">of this Agreement. The </w:t>
        </w:r>
        <w:r w:rsidRPr="004E28AD">
          <w:rPr>
            <w:b/>
            <w:bCs/>
            <w:color w:val="000000" w:themeColor="text1"/>
            <w:sz w:val="26"/>
            <w:rPrChange w:id="474" w:author="swetha vivekanandan" w:date="2024-02-14T16:19:00Z">
              <w:rPr>
                <w:b/>
                <w:bCs/>
              </w:rPr>
            </w:rPrChange>
          </w:rPr>
          <w:t>LESSOR</w:t>
        </w:r>
        <w:r w:rsidRPr="004E28AD">
          <w:rPr>
            <w:color w:val="000000" w:themeColor="text1"/>
            <w:sz w:val="26"/>
            <w:rPrChange w:id="475" w:author="swetha vivekanandan" w:date="2024-02-14T16:19:00Z">
              <w:rPr/>
            </w:rPrChange>
          </w:rPr>
          <w:t xml:space="preserve"> shall be entitled to enter upon the said Lease premises to view the condition there during office hours after giving 48 </w:t>
        </w:r>
        <w:proofErr w:type="spellStart"/>
        <w:r w:rsidRPr="004E28AD">
          <w:rPr>
            <w:color w:val="000000" w:themeColor="text1"/>
            <w:sz w:val="26"/>
            <w:rPrChange w:id="476" w:author="swetha vivekanandan" w:date="2024-02-14T16:19:00Z">
              <w:rPr/>
            </w:rPrChange>
          </w:rPr>
          <w:t>hrs</w:t>
        </w:r>
        <w:proofErr w:type="spellEnd"/>
        <w:r w:rsidRPr="004E28AD">
          <w:rPr>
            <w:color w:val="000000" w:themeColor="text1"/>
            <w:sz w:val="26"/>
            <w:rPrChange w:id="477" w:author="swetha vivekanandan" w:date="2024-02-14T16:19:00Z">
              <w:rPr/>
            </w:rPrChange>
          </w:rPr>
          <w:t xml:space="preserve"> prior notice to the LESSEE in that behalf. The possession of the Leased Premises will be given to LESSEE on handover of refundable security deposit</w:t>
        </w:r>
      </w:ins>
      <w:r w:rsidR="000D03A6">
        <w:rPr>
          <w:color w:val="000000" w:themeColor="text1"/>
          <w:sz w:val="26"/>
        </w:rPr>
        <w:t xml:space="preserve"> </w:t>
      </w:r>
      <w:r w:rsidR="000D03A6" w:rsidRPr="000D03A6">
        <w:rPr>
          <w:color w:val="000000" w:themeColor="text1"/>
          <w:sz w:val="26"/>
          <w:highlight w:val="yellow"/>
        </w:rPr>
        <w:t>at the time of inception of tenancy.</w:t>
      </w:r>
    </w:p>
    <w:p w14:paraId="2A267700" w14:textId="77777777" w:rsidR="00467EB4" w:rsidRPr="004E28AD" w:rsidRDefault="00467EB4">
      <w:pPr>
        <w:pStyle w:val="ListParagraph"/>
        <w:rPr>
          <w:ins w:id="478" w:author="swetha vivekanandan" w:date="2024-02-14T16:20:00Z"/>
          <w:color w:val="000000" w:themeColor="text1"/>
          <w:sz w:val="26"/>
          <w:rPrChange w:id="479" w:author="swetha vivekanandan" w:date="2024-02-14T16:20:00Z">
            <w:rPr>
              <w:ins w:id="480" w:author="swetha vivekanandan" w:date="2024-02-14T16:20:00Z"/>
            </w:rPr>
          </w:rPrChange>
        </w:rPr>
        <w:pPrChange w:id="481" w:author="swetha vivekanandan" w:date="2024-02-14T16:20:00Z">
          <w:pPr>
            <w:pStyle w:val="ListParagraph"/>
            <w:numPr>
              <w:numId w:val="2"/>
            </w:numPr>
            <w:spacing w:line="360" w:lineRule="auto"/>
            <w:ind w:left="0" w:right="4" w:hanging="360"/>
            <w:jc w:val="both"/>
          </w:pPr>
        </w:pPrChange>
      </w:pPr>
    </w:p>
    <w:p w14:paraId="00C74D1D" w14:textId="0773A2F9" w:rsidR="00467EB4" w:rsidRPr="004E28AD" w:rsidRDefault="00467EB4" w:rsidP="00467EB4">
      <w:pPr>
        <w:pStyle w:val="ListParagraph"/>
        <w:numPr>
          <w:ilvl w:val="0"/>
          <w:numId w:val="2"/>
        </w:numPr>
        <w:spacing w:line="360" w:lineRule="auto"/>
        <w:ind w:left="0" w:right="4" w:firstLine="0"/>
        <w:jc w:val="both"/>
        <w:rPr>
          <w:ins w:id="482" w:author="swetha vivekanandan" w:date="2024-02-14T16:24:00Z"/>
          <w:rFonts w:ascii="Arial" w:hAnsi="Arial"/>
          <w:sz w:val="26"/>
          <w:szCs w:val="26"/>
          <w:rPrChange w:id="483" w:author="swetha vivekanandan" w:date="2024-02-14T16:24:00Z">
            <w:rPr>
              <w:ins w:id="484" w:author="swetha vivekanandan" w:date="2024-02-14T16:24:00Z"/>
              <w:color w:val="000000" w:themeColor="text1"/>
              <w:sz w:val="26"/>
            </w:rPr>
          </w:rPrChange>
        </w:rPr>
      </w:pPr>
      <w:ins w:id="485" w:author="swetha vivekanandan" w:date="2024-02-14T16:20:00Z">
        <w:r w:rsidRPr="004E28AD">
          <w:rPr>
            <w:color w:val="000000" w:themeColor="text1"/>
            <w:sz w:val="26"/>
          </w:rPr>
          <w:t>The LESSOR shall bear the property tax, maintenance charges of</w:t>
        </w:r>
        <w:r w:rsidRPr="004E28AD">
          <w:rPr>
            <w:rFonts w:eastAsiaTheme="minorHAnsi"/>
            <w:sz w:val="27"/>
            <w:szCs w:val="27"/>
            <w:lang w:val="en-IN"/>
            <w:rPrChange w:id="486" w:author="swetha vivekanandan" w:date="2024-02-14T16:20:00Z">
              <w:rPr>
                <w:rFonts w:eastAsiaTheme="minorHAnsi"/>
                <w:lang w:val="en-IN"/>
              </w:rPr>
            </w:rPrChange>
          </w:rPr>
          <w:t xml:space="preserve"> Lift, DG sets, UPS and all other major alterations in the Leased Premises. The LESSEE will deduct TDS if applicable.</w:t>
        </w:r>
      </w:ins>
    </w:p>
    <w:p w14:paraId="78E5FD37" w14:textId="77777777" w:rsidR="00467EB4" w:rsidRPr="004E28AD" w:rsidRDefault="00467EB4">
      <w:pPr>
        <w:pStyle w:val="ListParagraph"/>
        <w:rPr>
          <w:ins w:id="487" w:author="swetha vivekanandan" w:date="2024-02-14T16:24:00Z"/>
          <w:color w:val="000000" w:themeColor="text1"/>
          <w:sz w:val="26"/>
          <w:rPrChange w:id="488" w:author="swetha vivekanandan" w:date="2024-02-14T16:24:00Z">
            <w:rPr>
              <w:ins w:id="489" w:author="swetha vivekanandan" w:date="2024-02-14T16:24:00Z"/>
            </w:rPr>
          </w:rPrChange>
        </w:rPr>
        <w:pPrChange w:id="490" w:author="swetha vivekanandan" w:date="2024-02-14T16:24:00Z">
          <w:pPr>
            <w:pStyle w:val="ListParagraph"/>
            <w:numPr>
              <w:numId w:val="2"/>
            </w:numPr>
            <w:spacing w:line="360" w:lineRule="auto"/>
            <w:ind w:left="0" w:right="4" w:hanging="360"/>
            <w:jc w:val="both"/>
          </w:pPr>
        </w:pPrChange>
      </w:pPr>
    </w:p>
    <w:p w14:paraId="13519927" w14:textId="7761862A" w:rsidR="00467EB4" w:rsidRPr="004E28AD" w:rsidRDefault="00467EB4" w:rsidP="00467EB4">
      <w:pPr>
        <w:pStyle w:val="ListParagraph"/>
        <w:numPr>
          <w:ilvl w:val="0"/>
          <w:numId w:val="2"/>
        </w:numPr>
        <w:spacing w:line="360" w:lineRule="auto"/>
        <w:ind w:left="0" w:right="4" w:firstLine="0"/>
        <w:jc w:val="both"/>
        <w:rPr>
          <w:ins w:id="491" w:author="swetha vivekanandan" w:date="2024-02-14T16:24:00Z"/>
          <w:rFonts w:ascii="Arial" w:hAnsi="Arial"/>
          <w:sz w:val="26"/>
          <w:szCs w:val="26"/>
          <w:rPrChange w:id="492" w:author="swetha vivekanandan" w:date="2024-02-14T16:24:00Z">
            <w:rPr>
              <w:ins w:id="493" w:author="swetha vivekanandan" w:date="2024-02-14T16:24:00Z"/>
              <w:color w:val="000000" w:themeColor="text1"/>
              <w:sz w:val="26"/>
            </w:rPr>
          </w:rPrChange>
        </w:rPr>
      </w:pPr>
      <w:ins w:id="494" w:author="swetha vivekanandan" w:date="2024-02-14T16:24:00Z">
        <w:r w:rsidRPr="004E28AD">
          <w:rPr>
            <w:color w:val="000000" w:themeColor="text1"/>
            <w:sz w:val="26"/>
            <w:rPrChange w:id="495" w:author="swetha vivekanandan" w:date="2024-02-14T16:24:00Z">
              <w:rPr/>
            </w:rPrChange>
          </w:rPr>
          <w:t>If the lease is not extended beyond 4 years expiring on 31</w:t>
        </w:r>
        <w:r w:rsidRPr="004E28AD">
          <w:rPr>
            <w:color w:val="000000" w:themeColor="text1"/>
            <w:sz w:val="26"/>
            <w:vertAlign w:val="superscript"/>
            <w:rPrChange w:id="496" w:author="swetha vivekanandan" w:date="2024-02-14T16:24:00Z">
              <w:rPr>
                <w:vertAlign w:val="superscript"/>
              </w:rPr>
            </w:rPrChange>
          </w:rPr>
          <w:t>st</w:t>
        </w:r>
        <w:r w:rsidRPr="004E28AD">
          <w:rPr>
            <w:color w:val="000000" w:themeColor="text1"/>
            <w:sz w:val="26"/>
            <w:rPrChange w:id="497" w:author="swetha vivekanandan" w:date="2024-02-14T16:24:00Z">
              <w:rPr/>
            </w:rPrChange>
          </w:rPr>
          <w:t xml:space="preserve"> December 2028, the LESSEE shall handover the peaceful vacant physical possession of the premises upon receipt of the IFRSD.</w:t>
        </w:r>
      </w:ins>
      <w:r w:rsidR="000D03A6">
        <w:rPr>
          <w:color w:val="000000" w:themeColor="text1"/>
          <w:sz w:val="26"/>
        </w:rPr>
        <w:t xml:space="preserve"> </w:t>
      </w:r>
      <w:r w:rsidR="000D03A6" w:rsidRPr="00125BC1">
        <w:rPr>
          <w:color w:val="000000" w:themeColor="text1"/>
          <w:sz w:val="26"/>
          <w:highlight w:val="yellow"/>
        </w:rPr>
        <w:t xml:space="preserve">It shall be lawful to LESSEE to cancel this Lease Agreement on its </w:t>
      </w:r>
      <w:r w:rsidR="00A11F5F">
        <w:rPr>
          <w:color w:val="000000" w:themeColor="text1"/>
          <w:sz w:val="26"/>
          <w:highlight w:val="yellow"/>
        </w:rPr>
        <w:t>expiry</w:t>
      </w:r>
      <w:r w:rsidR="000D03A6" w:rsidRPr="00125BC1">
        <w:rPr>
          <w:color w:val="000000" w:themeColor="text1"/>
          <w:sz w:val="26"/>
          <w:highlight w:val="yellow"/>
        </w:rPr>
        <w:t xml:space="preserve"> or termination. Failing which, the </w:t>
      </w:r>
      <w:r w:rsidR="00A11F5F">
        <w:rPr>
          <w:color w:val="000000" w:themeColor="text1"/>
          <w:sz w:val="26"/>
          <w:highlight w:val="yellow"/>
        </w:rPr>
        <w:t>LE</w:t>
      </w:r>
      <w:r w:rsidR="000D03A6" w:rsidRPr="00125BC1">
        <w:rPr>
          <w:color w:val="000000" w:themeColor="text1"/>
          <w:sz w:val="26"/>
          <w:highlight w:val="yellow"/>
        </w:rPr>
        <w:t xml:space="preserve">SSEE shall be liable </w:t>
      </w:r>
      <w:r w:rsidR="00A11F5F">
        <w:rPr>
          <w:color w:val="000000" w:themeColor="text1"/>
          <w:sz w:val="26"/>
          <w:highlight w:val="yellow"/>
        </w:rPr>
        <w:t>to pay</w:t>
      </w:r>
      <w:r w:rsidR="000D03A6" w:rsidRPr="00125BC1">
        <w:rPr>
          <w:color w:val="000000" w:themeColor="text1"/>
          <w:sz w:val="26"/>
          <w:highlight w:val="yellow"/>
        </w:rPr>
        <w:t xml:space="preserve"> damages on day basis as claimed by LESSOR till e</w:t>
      </w:r>
      <w:r w:rsidR="00A11F5F">
        <w:rPr>
          <w:color w:val="000000" w:themeColor="text1"/>
          <w:sz w:val="26"/>
          <w:highlight w:val="yellow"/>
        </w:rPr>
        <w:t>xecution of cancellation of this lease Agreement by LESSEE</w:t>
      </w:r>
      <w:r w:rsidR="00125BC1" w:rsidRPr="00125BC1">
        <w:rPr>
          <w:color w:val="000000" w:themeColor="text1"/>
          <w:sz w:val="26"/>
          <w:highlight w:val="yellow"/>
        </w:rPr>
        <w:t>.</w:t>
      </w:r>
    </w:p>
    <w:p w14:paraId="3C6D2956" w14:textId="77777777" w:rsidR="00467EB4" w:rsidRPr="004E28AD" w:rsidRDefault="00467EB4">
      <w:pPr>
        <w:pStyle w:val="ListParagraph"/>
        <w:rPr>
          <w:ins w:id="498" w:author="swetha vivekanandan" w:date="2024-02-14T16:24:00Z"/>
          <w:color w:val="000000" w:themeColor="text1"/>
          <w:sz w:val="26"/>
          <w:rPrChange w:id="499" w:author="swetha vivekanandan" w:date="2024-02-14T16:24:00Z">
            <w:rPr>
              <w:ins w:id="500" w:author="swetha vivekanandan" w:date="2024-02-14T16:24:00Z"/>
            </w:rPr>
          </w:rPrChange>
        </w:rPr>
        <w:pPrChange w:id="501" w:author="swetha vivekanandan" w:date="2024-02-14T16:24:00Z">
          <w:pPr>
            <w:pStyle w:val="ListParagraph"/>
            <w:numPr>
              <w:numId w:val="2"/>
            </w:numPr>
            <w:spacing w:line="360" w:lineRule="auto"/>
            <w:ind w:left="0" w:right="4" w:hanging="360"/>
            <w:jc w:val="both"/>
          </w:pPr>
        </w:pPrChange>
      </w:pPr>
    </w:p>
    <w:p w14:paraId="2BC22CB8" w14:textId="03726E19" w:rsidR="00212FBF" w:rsidRPr="004E28AD" w:rsidRDefault="00467EB4" w:rsidP="00212FBF">
      <w:pPr>
        <w:pStyle w:val="ListParagraph"/>
        <w:numPr>
          <w:ilvl w:val="0"/>
          <w:numId w:val="2"/>
        </w:numPr>
        <w:spacing w:line="360" w:lineRule="auto"/>
        <w:ind w:left="0" w:right="4" w:firstLine="0"/>
        <w:jc w:val="both"/>
        <w:rPr>
          <w:ins w:id="502" w:author="swetha vivekanandan" w:date="2024-02-14T16:27:00Z"/>
          <w:rFonts w:ascii="Arial" w:hAnsi="Arial"/>
          <w:sz w:val="26"/>
          <w:szCs w:val="26"/>
          <w:rPrChange w:id="503" w:author="swetha vivekanandan" w:date="2024-02-14T16:27:00Z">
            <w:rPr>
              <w:ins w:id="504" w:author="swetha vivekanandan" w:date="2024-02-14T16:27:00Z"/>
              <w:color w:val="000000" w:themeColor="text1"/>
              <w:sz w:val="26"/>
            </w:rPr>
          </w:rPrChange>
        </w:rPr>
      </w:pPr>
      <w:ins w:id="505" w:author="swetha vivekanandan" w:date="2024-02-14T16:24:00Z">
        <w:r w:rsidRPr="004E28AD">
          <w:rPr>
            <w:color w:val="000000" w:themeColor="text1"/>
            <w:sz w:val="26"/>
            <w:rPrChange w:id="506" w:author="swetha vivekanandan" w:date="2024-02-14T16:24:00Z">
              <w:rPr/>
            </w:rPrChange>
          </w:rPr>
          <w:t xml:space="preserve">The stamp duty and registration expenses in connection with this Lease Deed shall be shall be shared equally between the LESSOR and the LESSEE.    The original copy of the Lease Agreement will be kept by the LESSEE and </w:t>
        </w:r>
        <w:r w:rsidRPr="00CE7443">
          <w:rPr>
            <w:color w:val="000000" w:themeColor="text1"/>
            <w:sz w:val="26"/>
            <w:highlight w:val="yellow"/>
            <w:rPrChange w:id="507" w:author="swetha vivekanandan" w:date="2024-02-14T16:24:00Z">
              <w:rPr/>
            </w:rPrChange>
          </w:rPr>
          <w:t>a</w:t>
        </w:r>
      </w:ins>
      <w:r w:rsidR="00CE7443" w:rsidRPr="00CE7443">
        <w:rPr>
          <w:color w:val="000000" w:themeColor="text1"/>
          <w:sz w:val="26"/>
          <w:highlight w:val="yellow"/>
        </w:rPr>
        <w:t>n</w:t>
      </w:r>
      <w:ins w:id="508" w:author="swetha vivekanandan" w:date="2024-02-14T16:24:00Z">
        <w:r w:rsidRPr="00CE7443">
          <w:rPr>
            <w:color w:val="000000" w:themeColor="text1"/>
            <w:sz w:val="26"/>
            <w:highlight w:val="yellow"/>
            <w:rPrChange w:id="509" w:author="swetha vivekanandan" w:date="2024-02-14T16:24:00Z">
              <w:rPr/>
            </w:rPrChange>
          </w:rPr>
          <w:t xml:space="preserve"> </w:t>
        </w:r>
      </w:ins>
      <w:r w:rsidR="00CE7443" w:rsidRPr="00CE7443">
        <w:rPr>
          <w:color w:val="000000" w:themeColor="text1"/>
          <w:sz w:val="26"/>
          <w:highlight w:val="yellow"/>
        </w:rPr>
        <w:t>additional registration copy</w:t>
      </w:r>
      <w:ins w:id="510" w:author="swetha vivekanandan" w:date="2024-02-14T16:24:00Z">
        <w:r w:rsidRPr="004E28AD">
          <w:rPr>
            <w:color w:val="000000" w:themeColor="text1"/>
            <w:sz w:val="26"/>
            <w:rPrChange w:id="511" w:author="swetha vivekanandan" w:date="2024-02-14T16:24:00Z">
              <w:rPr/>
            </w:rPrChange>
          </w:rPr>
          <w:t xml:space="preserve"> will be given to the </w:t>
        </w:r>
        <w:r w:rsidRPr="004E28AD">
          <w:rPr>
            <w:b/>
            <w:bCs/>
            <w:color w:val="000000" w:themeColor="text1"/>
            <w:sz w:val="26"/>
            <w:rPrChange w:id="512" w:author="swetha vivekanandan" w:date="2024-02-14T16:24:00Z">
              <w:rPr>
                <w:b/>
                <w:bCs/>
              </w:rPr>
            </w:rPrChange>
          </w:rPr>
          <w:t>LESSOR</w:t>
        </w:r>
        <w:r w:rsidRPr="004E28AD">
          <w:rPr>
            <w:color w:val="000000" w:themeColor="text1"/>
            <w:sz w:val="26"/>
            <w:rPrChange w:id="513" w:author="swetha vivekanandan" w:date="2024-02-14T16:24:00Z">
              <w:rPr/>
            </w:rPrChange>
          </w:rPr>
          <w:t xml:space="preserve">. </w:t>
        </w:r>
      </w:ins>
    </w:p>
    <w:p w14:paraId="533A6A7B" w14:textId="77777777" w:rsidR="00212FBF" w:rsidRPr="004E28AD" w:rsidRDefault="00212FBF">
      <w:pPr>
        <w:pStyle w:val="ListParagraph"/>
        <w:rPr>
          <w:ins w:id="514" w:author="swetha vivekanandan" w:date="2024-02-14T16:27:00Z"/>
          <w:color w:val="000000" w:themeColor="text1"/>
          <w:sz w:val="26"/>
          <w:rPrChange w:id="515" w:author="swetha vivekanandan" w:date="2024-02-14T16:27:00Z">
            <w:rPr>
              <w:ins w:id="516" w:author="swetha vivekanandan" w:date="2024-02-14T16:27:00Z"/>
            </w:rPr>
          </w:rPrChange>
        </w:rPr>
        <w:pPrChange w:id="517" w:author="swetha vivekanandan" w:date="2024-02-14T16:27:00Z">
          <w:pPr>
            <w:pStyle w:val="ListParagraph"/>
            <w:numPr>
              <w:numId w:val="2"/>
            </w:numPr>
            <w:spacing w:line="360" w:lineRule="auto"/>
            <w:ind w:left="0" w:right="4" w:hanging="360"/>
            <w:jc w:val="both"/>
          </w:pPr>
        </w:pPrChange>
      </w:pPr>
    </w:p>
    <w:p w14:paraId="6C2253C1" w14:textId="03FA06F1" w:rsidR="005823F0" w:rsidRPr="004E28AD" w:rsidDel="00212FBF" w:rsidRDefault="00467EB4" w:rsidP="00212FBF">
      <w:pPr>
        <w:pStyle w:val="ListParagraph"/>
        <w:rPr>
          <w:del w:id="518" w:author="swetha vivekanandan" w:date="2024-02-13T18:08:00Z"/>
          <w:color w:val="000000" w:themeColor="text1"/>
          <w:sz w:val="26"/>
        </w:rPr>
      </w:pPr>
      <w:ins w:id="519" w:author="swetha vivekanandan" w:date="2024-02-14T16:24:00Z">
        <w:r w:rsidRPr="004E28AD">
          <w:rPr>
            <w:color w:val="000000" w:themeColor="text1"/>
            <w:sz w:val="26"/>
            <w:rPrChange w:id="520" w:author="swetha vivekanandan" w:date="2024-02-14T16:27:00Z">
              <w:rPr/>
            </w:rPrChange>
          </w:rPr>
          <w:t xml:space="preserve">Any notice to be made or given to the LESSEE and </w:t>
        </w:r>
        <w:r w:rsidRPr="004E28AD">
          <w:rPr>
            <w:b/>
            <w:bCs/>
            <w:color w:val="000000" w:themeColor="text1"/>
            <w:sz w:val="26"/>
            <w:rPrChange w:id="521" w:author="swetha vivekanandan" w:date="2024-02-14T16:27:00Z">
              <w:rPr>
                <w:b/>
                <w:bCs/>
              </w:rPr>
            </w:rPrChange>
          </w:rPr>
          <w:t>LESSOR</w:t>
        </w:r>
        <w:r w:rsidRPr="004E28AD">
          <w:rPr>
            <w:color w:val="000000" w:themeColor="text1"/>
            <w:sz w:val="26"/>
            <w:rPrChange w:id="522" w:author="swetha vivekanandan" w:date="2024-02-14T16:27:00Z">
              <w:rPr/>
            </w:rPrChange>
          </w:rPr>
          <w:t xml:space="preserve"> under these presents shall be sent by registered post acknowledgment due at the address given in this agreement.</w:t>
        </w:r>
      </w:ins>
    </w:p>
    <w:p w14:paraId="18BCE2EE" w14:textId="77777777" w:rsidR="00212FBF" w:rsidRPr="004E28AD" w:rsidRDefault="00212FBF">
      <w:pPr>
        <w:pStyle w:val="ListParagraph"/>
        <w:numPr>
          <w:ilvl w:val="0"/>
          <w:numId w:val="2"/>
        </w:numPr>
        <w:spacing w:line="360" w:lineRule="auto"/>
        <w:ind w:left="0" w:right="4" w:firstLine="0"/>
        <w:jc w:val="both"/>
        <w:rPr>
          <w:ins w:id="523" w:author="swetha vivekanandan" w:date="2024-02-14T16:27:00Z"/>
          <w:rFonts w:ascii="Arial" w:hAnsi="Arial"/>
          <w:sz w:val="26"/>
          <w:szCs w:val="26"/>
          <w:rPrChange w:id="524" w:author="swetha vivekanandan" w:date="2024-02-14T16:27:00Z">
            <w:rPr>
              <w:ins w:id="525" w:author="swetha vivekanandan" w:date="2024-02-14T16:27:00Z"/>
            </w:rPr>
          </w:rPrChange>
        </w:rPr>
        <w:pPrChange w:id="526" w:author="swetha vivekanandan" w:date="2024-02-14T16:27:00Z">
          <w:pPr>
            <w:spacing w:line="360" w:lineRule="auto"/>
            <w:jc w:val="both"/>
          </w:pPr>
        </w:pPrChange>
      </w:pPr>
    </w:p>
    <w:p w14:paraId="747A4EBB" w14:textId="0F7BA4A0" w:rsidR="005019DC" w:rsidRPr="004E28AD" w:rsidDel="008E3E7B" w:rsidRDefault="005823F0">
      <w:pPr>
        <w:pStyle w:val="ListParagraph"/>
        <w:numPr>
          <w:ilvl w:val="0"/>
          <w:numId w:val="2"/>
        </w:numPr>
        <w:spacing w:line="360" w:lineRule="auto"/>
        <w:ind w:left="0" w:firstLine="0"/>
        <w:jc w:val="both"/>
        <w:rPr>
          <w:del w:id="527" w:author="swetha vivekanandan" w:date="2024-02-13T18:08:00Z"/>
          <w:sz w:val="26"/>
        </w:rPr>
        <w:pPrChange w:id="528" w:author="swetha vivekanandan" w:date="2024-02-14T16:29:00Z">
          <w:pPr>
            <w:spacing w:line="360" w:lineRule="auto"/>
            <w:ind w:firstLine="720"/>
            <w:jc w:val="both"/>
          </w:pPr>
        </w:pPrChange>
      </w:pPr>
      <w:del w:id="529" w:author="swetha vivekanandan" w:date="2024-02-13T18:08:00Z">
        <w:r w:rsidRPr="004E28AD" w:rsidDel="008E3E7B">
          <w:rPr>
            <w:sz w:val="26"/>
          </w:rPr>
          <w:delText xml:space="preserve">WHEREAS The </w:delText>
        </w:r>
        <w:r w:rsidR="002E03F7" w:rsidRPr="004E28AD" w:rsidDel="008E3E7B">
          <w:rPr>
            <w:b/>
            <w:bCs/>
            <w:sz w:val="26"/>
          </w:rPr>
          <w:delText>LESSOR</w:delText>
        </w:r>
        <w:r w:rsidRPr="004E28AD" w:rsidDel="008E3E7B">
          <w:rPr>
            <w:sz w:val="26"/>
          </w:rPr>
          <w:delText xml:space="preserve"> is entitled to use, occupy and enjoy the </w:delText>
        </w:r>
        <w:r w:rsidR="002402DA" w:rsidRPr="004E28AD" w:rsidDel="008E3E7B">
          <w:rPr>
            <w:sz w:val="26"/>
          </w:rPr>
          <w:delText xml:space="preserve">Leased premises admeasuring </w:delText>
        </w:r>
        <w:r w:rsidR="005019DC" w:rsidRPr="004E28AD" w:rsidDel="008E3E7B">
          <w:rPr>
            <w:sz w:val="26"/>
          </w:rPr>
          <w:delText>4750</w:delText>
        </w:r>
        <w:r w:rsidR="00B83680" w:rsidRPr="004E28AD" w:rsidDel="008E3E7B">
          <w:rPr>
            <w:sz w:val="26"/>
          </w:rPr>
          <w:delText xml:space="preserve"> </w:delText>
        </w:r>
        <w:r w:rsidR="00916DDE" w:rsidRPr="004E28AD" w:rsidDel="008E3E7B">
          <w:rPr>
            <w:sz w:val="26"/>
          </w:rPr>
          <w:delText>sq.ft (Buildup)</w:delText>
        </w:r>
        <w:r w:rsidR="009E79A2" w:rsidRPr="004E28AD" w:rsidDel="008E3E7B">
          <w:rPr>
            <w:sz w:val="26"/>
          </w:rPr>
          <w:delText xml:space="preserve"> described in Schedule-B hereunder</w:delText>
        </w:r>
        <w:r w:rsidRPr="004E28AD" w:rsidDel="008E3E7B">
          <w:rPr>
            <w:sz w:val="26"/>
          </w:rPr>
          <w:delText xml:space="preserve">. </w:delText>
        </w:r>
        <w:r w:rsidR="00A416E0" w:rsidRPr="004E28AD" w:rsidDel="008E3E7B">
          <w:rPr>
            <w:sz w:val="26"/>
          </w:rPr>
          <w:delText xml:space="preserve">  </w:delText>
        </w:r>
      </w:del>
    </w:p>
    <w:p w14:paraId="7D83CA2F" w14:textId="77777777" w:rsidR="005019DC" w:rsidRPr="004E28AD" w:rsidDel="003F0B86" w:rsidRDefault="005019DC">
      <w:pPr>
        <w:pStyle w:val="ListParagraph"/>
        <w:numPr>
          <w:ilvl w:val="0"/>
          <w:numId w:val="2"/>
        </w:numPr>
        <w:spacing w:line="360" w:lineRule="auto"/>
        <w:ind w:left="0" w:firstLine="0"/>
        <w:jc w:val="both"/>
        <w:rPr>
          <w:del w:id="530" w:author="swetha vivekanandan" w:date="2024-02-14T16:16:00Z"/>
          <w:sz w:val="26"/>
        </w:rPr>
        <w:pPrChange w:id="531" w:author="swetha vivekanandan" w:date="2024-02-14T16:29:00Z">
          <w:pPr>
            <w:spacing w:line="360" w:lineRule="auto"/>
            <w:jc w:val="both"/>
          </w:pPr>
        </w:pPrChange>
      </w:pPr>
    </w:p>
    <w:p w14:paraId="6C2253CC" w14:textId="647B131E" w:rsidR="005823F0" w:rsidRPr="004E28AD" w:rsidDel="003F0B86" w:rsidRDefault="005823F0">
      <w:pPr>
        <w:pStyle w:val="ListParagraph"/>
        <w:numPr>
          <w:ilvl w:val="0"/>
          <w:numId w:val="2"/>
        </w:numPr>
        <w:spacing w:line="360" w:lineRule="auto"/>
        <w:ind w:left="0" w:firstLine="0"/>
        <w:jc w:val="both"/>
        <w:rPr>
          <w:del w:id="532" w:author="swetha vivekanandan" w:date="2024-02-14T16:16:00Z"/>
          <w:sz w:val="26"/>
        </w:rPr>
        <w:pPrChange w:id="533" w:author="swetha vivekanandan" w:date="2024-02-14T16:29:00Z">
          <w:pPr>
            <w:spacing w:line="360" w:lineRule="auto"/>
            <w:jc w:val="both"/>
          </w:pPr>
        </w:pPrChange>
      </w:pPr>
      <w:del w:id="534" w:author="swetha vivekanandan" w:date="2024-02-14T16:16:00Z">
        <w:r w:rsidRPr="004E28AD" w:rsidDel="003F0B86">
          <w:rPr>
            <w:sz w:val="26"/>
            <w:rPrChange w:id="535" w:author="swetha vivekanandan" w:date="2024-02-13T18:18:00Z">
              <w:rPr>
                <w:color w:val="000000" w:themeColor="text1"/>
                <w:sz w:val="26"/>
              </w:rPr>
            </w:rPrChange>
          </w:rPr>
          <w:delText xml:space="preserve">The </w:delText>
        </w:r>
        <w:r w:rsidR="002E03F7" w:rsidRPr="004E28AD" w:rsidDel="003F0B86">
          <w:rPr>
            <w:b/>
            <w:bCs/>
            <w:sz w:val="26"/>
            <w:rPrChange w:id="536" w:author="swetha vivekanandan" w:date="2024-02-13T18:18:00Z">
              <w:rPr>
                <w:b/>
                <w:bCs/>
                <w:color w:val="000000" w:themeColor="text1"/>
                <w:sz w:val="26"/>
              </w:rPr>
            </w:rPrChange>
          </w:rPr>
          <w:delText>LESSOR</w:delText>
        </w:r>
        <w:r w:rsidR="002E4704" w:rsidRPr="004E28AD" w:rsidDel="003F0B86">
          <w:rPr>
            <w:sz w:val="26"/>
            <w:rPrChange w:id="537" w:author="swetha vivekanandan" w:date="2024-02-13T18:18:00Z">
              <w:rPr>
                <w:color w:val="000000" w:themeColor="text1"/>
                <w:sz w:val="26"/>
              </w:rPr>
            </w:rPrChange>
          </w:rPr>
          <w:delText xml:space="preserve"> ha</w:delText>
        </w:r>
      </w:del>
      <w:del w:id="538" w:author="swetha vivekanandan" w:date="2024-02-13T18:17:00Z">
        <w:r w:rsidR="002E4704" w:rsidRPr="004E28AD" w:rsidDel="00BC0405">
          <w:rPr>
            <w:sz w:val="26"/>
            <w:rPrChange w:id="539" w:author="swetha vivekanandan" w:date="2024-02-13T18:18:00Z">
              <w:rPr>
                <w:color w:val="000000" w:themeColor="text1"/>
                <w:sz w:val="26"/>
              </w:rPr>
            </w:rPrChange>
          </w:rPr>
          <w:delText>ve</w:delText>
        </w:r>
      </w:del>
      <w:del w:id="540" w:author="swetha vivekanandan" w:date="2024-02-14T16:16:00Z">
        <w:r w:rsidRPr="004E28AD" w:rsidDel="003F0B86">
          <w:rPr>
            <w:sz w:val="26"/>
            <w:rPrChange w:id="541" w:author="swetha vivekanandan" w:date="2024-02-13T18:18:00Z">
              <w:rPr>
                <w:color w:val="000000" w:themeColor="text1"/>
                <w:sz w:val="26"/>
              </w:rPr>
            </w:rPrChange>
          </w:rPr>
          <w:delText xml:space="preserve"> duly paid all </w:delText>
        </w:r>
      </w:del>
      <w:del w:id="542" w:author="swetha vivekanandan" w:date="2024-02-13T18:18:00Z">
        <w:r w:rsidRPr="004E28AD" w:rsidDel="00BC0405">
          <w:rPr>
            <w:sz w:val="26"/>
            <w:rPrChange w:id="543" w:author="swetha vivekanandan" w:date="2024-02-13T18:18:00Z">
              <w:rPr>
                <w:color w:val="000000" w:themeColor="text1"/>
                <w:sz w:val="26"/>
              </w:rPr>
            </w:rPrChange>
          </w:rPr>
          <w:delText xml:space="preserve">rents, rates, </w:delText>
        </w:r>
      </w:del>
      <w:del w:id="544" w:author="swetha vivekanandan" w:date="2024-02-14T16:16:00Z">
        <w:r w:rsidRPr="004E28AD" w:rsidDel="003F0B86">
          <w:rPr>
            <w:sz w:val="26"/>
            <w:rPrChange w:id="545" w:author="swetha vivekanandan" w:date="2024-02-13T18:18:00Z">
              <w:rPr>
                <w:color w:val="000000" w:themeColor="text1"/>
                <w:sz w:val="26"/>
              </w:rPr>
            </w:rPrChange>
          </w:rPr>
          <w:delText>taxes,</w:delText>
        </w:r>
        <w:r w:rsidRPr="004E28AD" w:rsidDel="003F0B86">
          <w:rPr>
            <w:sz w:val="26"/>
          </w:rPr>
          <w:delText xml:space="preserve"> cases, duties, assessments and other outgoings, Central, State or Municipal assessed charges imposed levied or payable in respect of the Leased Premises as of the date hereof. The </w:delText>
        </w:r>
        <w:r w:rsidR="002E03F7" w:rsidRPr="004E28AD" w:rsidDel="003F0B86">
          <w:rPr>
            <w:b/>
            <w:bCs/>
            <w:sz w:val="26"/>
          </w:rPr>
          <w:delText>LESSOR</w:delText>
        </w:r>
        <w:r w:rsidRPr="004E28AD" w:rsidDel="003F0B86">
          <w:rPr>
            <w:sz w:val="26"/>
          </w:rPr>
          <w:delText xml:space="preserve"> further assures to Lessee that, the Leased premises is fit &amp; proper for smooth functioning of Lessees business.   </w:delText>
        </w:r>
      </w:del>
    </w:p>
    <w:p w14:paraId="6C2253CD" w14:textId="70FB7B3D" w:rsidR="005823F0" w:rsidRPr="004E28AD" w:rsidDel="00212FBF" w:rsidRDefault="005823F0">
      <w:pPr>
        <w:pStyle w:val="ListParagraph"/>
        <w:numPr>
          <w:ilvl w:val="0"/>
          <w:numId w:val="2"/>
        </w:numPr>
        <w:spacing w:line="360" w:lineRule="auto"/>
        <w:ind w:left="0" w:firstLine="0"/>
        <w:jc w:val="both"/>
        <w:rPr>
          <w:del w:id="546" w:author="swetha vivekanandan" w:date="2024-02-14T16:27:00Z"/>
          <w:sz w:val="16"/>
        </w:rPr>
        <w:pPrChange w:id="547" w:author="swetha vivekanandan" w:date="2024-02-14T16:29:00Z">
          <w:pPr>
            <w:spacing w:line="360" w:lineRule="auto"/>
            <w:ind w:left="1440" w:hanging="720"/>
            <w:jc w:val="both"/>
          </w:pPr>
        </w:pPrChange>
      </w:pPr>
    </w:p>
    <w:p w14:paraId="6C2253CE" w14:textId="47899D7B" w:rsidR="005823F0" w:rsidRPr="004E28AD" w:rsidDel="003F0B86" w:rsidRDefault="005823F0">
      <w:pPr>
        <w:pStyle w:val="ListParagraph"/>
        <w:numPr>
          <w:ilvl w:val="0"/>
          <w:numId w:val="2"/>
        </w:numPr>
        <w:spacing w:line="360" w:lineRule="auto"/>
        <w:ind w:left="0" w:firstLine="0"/>
        <w:jc w:val="both"/>
        <w:rPr>
          <w:del w:id="548" w:author="swetha vivekanandan" w:date="2024-02-14T16:17:00Z"/>
          <w:sz w:val="26"/>
        </w:rPr>
        <w:pPrChange w:id="549" w:author="swetha vivekanandan" w:date="2024-02-14T16:29:00Z">
          <w:pPr>
            <w:spacing w:line="360" w:lineRule="auto"/>
            <w:ind w:firstLine="720"/>
            <w:jc w:val="both"/>
          </w:pPr>
        </w:pPrChange>
      </w:pPr>
      <w:del w:id="550" w:author="swetha vivekanandan" w:date="2024-02-14T16:17:00Z">
        <w:r w:rsidRPr="004E28AD" w:rsidDel="003F0B86">
          <w:rPr>
            <w:sz w:val="26"/>
          </w:rPr>
          <w:delText xml:space="preserve">WHEREAS the </w:delText>
        </w:r>
        <w:r w:rsidR="002E03F7" w:rsidRPr="004E28AD" w:rsidDel="003F0B86">
          <w:rPr>
            <w:b/>
            <w:bCs/>
            <w:sz w:val="26"/>
          </w:rPr>
          <w:delText>LESSOR</w:delText>
        </w:r>
        <w:r w:rsidRPr="004E28AD" w:rsidDel="003F0B86">
          <w:rPr>
            <w:sz w:val="26"/>
          </w:rPr>
          <w:delText xml:space="preserve"> has not created any mortgage, charge, lien or other encumbrance on or in respect of the Leased Premises or any part thereof or otherwise dealt with or disposed of the Leased Premises or its interest therein or any part thereof and has not entered into any agreement with any other party in respect of or in relation to the use, occupation and enjoyment of the Leased Premises or its interest thereunder; </w:delText>
        </w:r>
      </w:del>
    </w:p>
    <w:p w14:paraId="6C2253CF" w14:textId="056B441D" w:rsidR="005823F0" w:rsidRPr="004E28AD" w:rsidDel="003F0B86" w:rsidRDefault="005823F0">
      <w:pPr>
        <w:pStyle w:val="ListParagraph"/>
        <w:numPr>
          <w:ilvl w:val="0"/>
          <w:numId w:val="2"/>
        </w:numPr>
        <w:spacing w:line="360" w:lineRule="auto"/>
        <w:ind w:left="0" w:firstLine="0"/>
        <w:jc w:val="both"/>
        <w:rPr>
          <w:del w:id="551" w:author="swetha vivekanandan" w:date="2024-02-14T16:17:00Z"/>
          <w:sz w:val="16"/>
        </w:rPr>
        <w:pPrChange w:id="552" w:author="swetha vivekanandan" w:date="2024-02-14T16:29:00Z">
          <w:pPr>
            <w:spacing w:line="360" w:lineRule="auto"/>
            <w:jc w:val="both"/>
          </w:pPr>
        </w:pPrChange>
      </w:pPr>
    </w:p>
    <w:p w14:paraId="0EC8BE89" w14:textId="77777777" w:rsidR="007B11C7" w:rsidRPr="004E28AD" w:rsidDel="003F0B86" w:rsidRDefault="007B11C7">
      <w:pPr>
        <w:pStyle w:val="ListParagraph"/>
        <w:numPr>
          <w:ilvl w:val="0"/>
          <w:numId w:val="2"/>
        </w:numPr>
        <w:spacing w:line="360" w:lineRule="auto"/>
        <w:ind w:left="0" w:firstLine="0"/>
        <w:jc w:val="both"/>
        <w:rPr>
          <w:del w:id="553" w:author="swetha vivekanandan" w:date="2024-02-14T16:17:00Z"/>
          <w:sz w:val="16"/>
        </w:rPr>
        <w:pPrChange w:id="554" w:author="swetha vivekanandan" w:date="2024-02-14T16:29:00Z">
          <w:pPr>
            <w:spacing w:line="360" w:lineRule="auto"/>
            <w:jc w:val="both"/>
          </w:pPr>
        </w:pPrChange>
      </w:pPr>
    </w:p>
    <w:p w14:paraId="7954A275" w14:textId="77777777" w:rsidR="007B11C7" w:rsidRPr="004E28AD" w:rsidDel="003F0B86" w:rsidRDefault="007B11C7">
      <w:pPr>
        <w:pStyle w:val="ListParagraph"/>
        <w:numPr>
          <w:ilvl w:val="0"/>
          <w:numId w:val="2"/>
        </w:numPr>
        <w:spacing w:line="360" w:lineRule="auto"/>
        <w:ind w:left="0" w:firstLine="0"/>
        <w:jc w:val="both"/>
        <w:rPr>
          <w:del w:id="555" w:author="swetha vivekanandan" w:date="2024-02-14T16:17:00Z"/>
          <w:sz w:val="16"/>
        </w:rPr>
        <w:pPrChange w:id="556" w:author="swetha vivekanandan" w:date="2024-02-14T16:29:00Z">
          <w:pPr>
            <w:spacing w:line="360" w:lineRule="auto"/>
            <w:jc w:val="both"/>
          </w:pPr>
        </w:pPrChange>
      </w:pPr>
    </w:p>
    <w:p w14:paraId="6C2253D0" w14:textId="13A7761C" w:rsidR="005823F0" w:rsidRPr="004E28AD" w:rsidDel="003F0B86" w:rsidRDefault="005823F0">
      <w:pPr>
        <w:pStyle w:val="ListParagraph"/>
        <w:numPr>
          <w:ilvl w:val="0"/>
          <w:numId w:val="2"/>
        </w:numPr>
        <w:spacing w:line="360" w:lineRule="auto"/>
        <w:ind w:left="0" w:firstLine="0"/>
        <w:jc w:val="both"/>
        <w:rPr>
          <w:del w:id="557" w:author="swetha vivekanandan" w:date="2024-02-14T16:17:00Z"/>
          <w:sz w:val="26"/>
        </w:rPr>
        <w:pPrChange w:id="558" w:author="swetha vivekanandan" w:date="2024-02-14T16:29:00Z">
          <w:pPr>
            <w:spacing w:line="360" w:lineRule="auto"/>
            <w:ind w:firstLine="720"/>
            <w:jc w:val="both"/>
          </w:pPr>
        </w:pPrChange>
      </w:pPr>
      <w:del w:id="559" w:author="swetha vivekanandan" w:date="2024-02-14T16:17:00Z">
        <w:r w:rsidRPr="004E28AD" w:rsidDel="003F0B86">
          <w:rPr>
            <w:sz w:val="26"/>
          </w:rPr>
          <w:delText xml:space="preserve">WHEREAS The </w:delText>
        </w:r>
        <w:r w:rsidR="002E03F7" w:rsidRPr="004E28AD" w:rsidDel="003F0B86">
          <w:rPr>
            <w:b/>
            <w:bCs/>
            <w:sz w:val="26"/>
          </w:rPr>
          <w:delText>LESSOR</w:delText>
        </w:r>
        <w:r w:rsidRPr="004E28AD" w:rsidDel="003F0B86">
          <w:rPr>
            <w:sz w:val="26"/>
          </w:rPr>
          <w:delText xml:space="preserve"> has, in the premises aforesaid, full right and authority to grant a lease in respect of the Leased Premises in favor of the Lessee on the terms and conditions hereafter contained; That there is no litigation concerning the Leased premises and against the Owners/ </w:delText>
        </w:r>
        <w:r w:rsidR="002E03F7" w:rsidRPr="004E28AD" w:rsidDel="003F0B86">
          <w:rPr>
            <w:b/>
            <w:bCs/>
            <w:sz w:val="26"/>
          </w:rPr>
          <w:delText>LESSOR</w:delText>
        </w:r>
        <w:r w:rsidRPr="004E28AD" w:rsidDel="003F0B86">
          <w:rPr>
            <w:sz w:val="26"/>
          </w:rPr>
          <w:delText xml:space="preserve"> in respect of the leased premises.</w:delText>
        </w:r>
      </w:del>
    </w:p>
    <w:p w14:paraId="6C2253D1" w14:textId="77777777" w:rsidR="0006632F" w:rsidRPr="004E28AD" w:rsidDel="003F0B86" w:rsidRDefault="0006632F">
      <w:pPr>
        <w:pStyle w:val="ListParagraph"/>
        <w:numPr>
          <w:ilvl w:val="0"/>
          <w:numId w:val="2"/>
        </w:numPr>
        <w:spacing w:line="360" w:lineRule="auto"/>
        <w:ind w:left="0" w:firstLine="0"/>
        <w:jc w:val="both"/>
        <w:rPr>
          <w:del w:id="560" w:author="swetha vivekanandan" w:date="2024-02-14T16:17:00Z"/>
        </w:rPr>
        <w:pPrChange w:id="561" w:author="swetha vivekanandan" w:date="2024-02-14T16:29:00Z">
          <w:pPr>
            <w:spacing w:line="360" w:lineRule="auto"/>
            <w:jc w:val="both"/>
          </w:pPr>
        </w:pPrChange>
      </w:pPr>
    </w:p>
    <w:p w14:paraId="6C2253D2" w14:textId="7755849F" w:rsidR="005823F0" w:rsidRPr="004E28AD" w:rsidDel="003F0B86" w:rsidRDefault="005823F0">
      <w:pPr>
        <w:pStyle w:val="ListParagraph"/>
        <w:numPr>
          <w:ilvl w:val="0"/>
          <w:numId w:val="2"/>
        </w:numPr>
        <w:spacing w:line="360" w:lineRule="auto"/>
        <w:ind w:left="0" w:firstLine="0"/>
        <w:jc w:val="both"/>
        <w:rPr>
          <w:del w:id="562" w:author="swetha vivekanandan" w:date="2024-02-14T16:17:00Z"/>
          <w:b/>
          <w:sz w:val="26"/>
        </w:rPr>
        <w:pPrChange w:id="563" w:author="swetha vivekanandan" w:date="2024-02-14T16:29:00Z">
          <w:pPr>
            <w:spacing w:line="360" w:lineRule="auto"/>
            <w:ind w:firstLine="720"/>
            <w:jc w:val="both"/>
          </w:pPr>
        </w:pPrChange>
      </w:pPr>
      <w:del w:id="564" w:author="swetha vivekanandan" w:date="2024-02-14T16:17:00Z">
        <w:r w:rsidRPr="004E28AD" w:rsidDel="003F0B86">
          <w:rPr>
            <w:sz w:val="26"/>
          </w:rPr>
          <w:delText xml:space="preserve">WHEREAS the </w:delText>
        </w:r>
        <w:r w:rsidR="002E03F7" w:rsidRPr="004E28AD" w:rsidDel="003F0B86">
          <w:rPr>
            <w:b/>
            <w:bCs/>
            <w:sz w:val="26"/>
          </w:rPr>
          <w:delText>LESSOR</w:delText>
        </w:r>
        <w:r w:rsidRPr="004E28AD" w:rsidDel="003F0B86">
          <w:rPr>
            <w:sz w:val="26"/>
          </w:rPr>
          <w:delText xml:space="preserve"> hereby confirm</w:delText>
        </w:r>
        <w:r w:rsidR="003B0387" w:rsidRPr="004E28AD" w:rsidDel="003F0B86">
          <w:rPr>
            <w:sz w:val="26"/>
          </w:rPr>
          <w:delText>s</w:delText>
        </w:r>
        <w:r w:rsidRPr="004E28AD" w:rsidDel="003F0B86">
          <w:rPr>
            <w:sz w:val="26"/>
          </w:rPr>
          <w:delText xml:space="preserve"> having agreed to give on lease to the LESSEE and the LESSEE hereby confirms having obtained on lease from the </w:delText>
        </w:r>
        <w:r w:rsidR="002E03F7" w:rsidRPr="004E28AD" w:rsidDel="003F0B86">
          <w:rPr>
            <w:b/>
            <w:bCs/>
            <w:sz w:val="26"/>
          </w:rPr>
          <w:delText>LESSOR</w:delText>
        </w:r>
        <w:r w:rsidRPr="004E28AD" w:rsidDel="003F0B86">
          <w:rPr>
            <w:sz w:val="26"/>
          </w:rPr>
          <w:delText xml:space="preserve"> the said Lease premises for the purpose of use by the LESSEE </w:delText>
        </w:r>
      </w:del>
      <w:del w:id="565" w:author="swetha vivekanandan" w:date="2024-02-13T18:19:00Z">
        <w:r w:rsidRPr="004E28AD" w:rsidDel="005A51DB">
          <w:rPr>
            <w:sz w:val="26"/>
            <w:rPrChange w:id="566" w:author="swetha vivekanandan" w:date="2024-02-13T18:20:00Z">
              <w:rPr>
                <w:color w:val="000000" w:themeColor="text1"/>
                <w:sz w:val="26"/>
              </w:rPr>
            </w:rPrChange>
          </w:rPr>
          <w:delText xml:space="preserve">as </w:delText>
        </w:r>
      </w:del>
      <w:del w:id="567" w:author="swetha vivekanandan" w:date="2024-02-14T16:17:00Z">
        <w:r w:rsidRPr="004E28AD" w:rsidDel="003F0B86">
          <w:rPr>
            <w:sz w:val="26"/>
            <w:rPrChange w:id="568" w:author="swetha vivekanandan" w:date="2024-02-13T18:20:00Z">
              <w:rPr>
                <w:color w:val="000000" w:themeColor="text1"/>
                <w:sz w:val="26"/>
              </w:rPr>
            </w:rPrChange>
          </w:rPr>
          <w:delText>office</w:delText>
        </w:r>
        <w:r w:rsidRPr="004E28AD" w:rsidDel="003F0B86">
          <w:rPr>
            <w:sz w:val="26"/>
          </w:rPr>
          <w:delText xml:space="preserve"> or as the LESSEE may deem fit for an initial period of </w:delText>
        </w:r>
        <w:r w:rsidR="004C41AE" w:rsidRPr="004E28AD" w:rsidDel="003F0B86">
          <w:rPr>
            <w:b/>
            <w:bCs/>
            <w:sz w:val="26"/>
          </w:rPr>
          <w:delText>FOUR</w:delText>
        </w:r>
        <w:r w:rsidR="00117BA7" w:rsidRPr="004E28AD" w:rsidDel="003F0B86">
          <w:rPr>
            <w:b/>
            <w:sz w:val="26"/>
          </w:rPr>
          <w:delText xml:space="preserve"> YEARS from </w:delText>
        </w:r>
        <w:r w:rsidR="004C41AE" w:rsidRPr="004E28AD" w:rsidDel="003F0B86">
          <w:rPr>
            <w:b/>
            <w:sz w:val="26"/>
          </w:rPr>
          <w:delText>1</w:delText>
        </w:r>
        <w:r w:rsidR="004C41AE" w:rsidRPr="004E28AD" w:rsidDel="003F0B86">
          <w:rPr>
            <w:b/>
            <w:sz w:val="26"/>
            <w:vertAlign w:val="superscript"/>
          </w:rPr>
          <w:delText>st</w:delText>
        </w:r>
        <w:r w:rsidR="004C41AE" w:rsidRPr="004E28AD" w:rsidDel="003F0B86">
          <w:rPr>
            <w:b/>
            <w:sz w:val="26"/>
          </w:rPr>
          <w:delText xml:space="preserve"> </w:delText>
        </w:r>
        <w:r w:rsidR="007C5F51" w:rsidRPr="004E28AD" w:rsidDel="003F0B86">
          <w:rPr>
            <w:b/>
            <w:sz w:val="26"/>
          </w:rPr>
          <w:delText xml:space="preserve">day of </w:delText>
        </w:r>
        <w:r w:rsidR="004C41AE" w:rsidRPr="004E28AD" w:rsidDel="003F0B86">
          <w:rPr>
            <w:b/>
            <w:sz w:val="26"/>
          </w:rPr>
          <w:delText>January</w:delText>
        </w:r>
        <w:r w:rsidR="007C5F51" w:rsidRPr="004E28AD" w:rsidDel="003F0B86">
          <w:rPr>
            <w:b/>
            <w:sz w:val="26"/>
          </w:rPr>
          <w:delText xml:space="preserve"> </w:delText>
        </w:r>
        <w:r w:rsidR="000901BB" w:rsidRPr="004E28AD" w:rsidDel="003F0B86">
          <w:rPr>
            <w:b/>
            <w:sz w:val="26"/>
          </w:rPr>
          <w:delText>202</w:delText>
        </w:r>
        <w:r w:rsidR="004C41AE" w:rsidRPr="004E28AD" w:rsidDel="003F0B86">
          <w:rPr>
            <w:b/>
            <w:sz w:val="26"/>
          </w:rPr>
          <w:delText>4</w:delText>
        </w:r>
        <w:r w:rsidR="000901BB" w:rsidRPr="004E28AD" w:rsidDel="003F0B86">
          <w:rPr>
            <w:b/>
            <w:sz w:val="26"/>
          </w:rPr>
          <w:delText xml:space="preserve"> </w:delText>
        </w:r>
        <w:r w:rsidR="00117BA7" w:rsidRPr="004E28AD" w:rsidDel="003F0B86">
          <w:rPr>
            <w:b/>
            <w:sz w:val="26"/>
          </w:rPr>
          <w:delText xml:space="preserve">to </w:delText>
        </w:r>
        <w:r w:rsidR="00D34F3B" w:rsidRPr="004E28AD" w:rsidDel="003F0B86">
          <w:rPr>
            <w:b/>
            <w:sz w:val="26"/>
          </w:rPr>
          <w:delText>31</w:delText>
        </w:r>
        <w:r w:rsidR="00D34F3B" w:rsidRPr="004E28AD" w:rsidDel="003F0B86">
          <w:rPr>
            <w:b/>
            <w:sz w:val="26"/>
            <w:vertAlign w:val="superscript"/>
          </w:rPr>
          <w:delText>st</w:delText>
        </w:r>
        <w:r w:rsidR="00D34F3B" w:rsidRPr="004E28AD" w:rsidDel="003F0B86">
          <w:rPr>
            <w:b/>
            <w:sz w:val="26"/>
          </w:rPr>
          <w:delText xml:space="preserve"> December 202</w:delText>
        </w:r>
        <w:r w:rsidR="00B445FE" w:rsidRPr="004E28AD" w:rsidDel="003F0B86">
          <w:rPr>
            <w:b/>
            <w:sz w:val="26"/>
          </w:rPr>
          <w:delText>8</w:delText>
        </w:r>
        <w:r w:rsidR="00975BD7" w:rsidRPr="004E28AD" w:rsidDel="003F0B86">
          <w:rPr>
            <w:b/>
            <w:sz w:val="26"/>
          </w:rPr>
          <w:delText>.</w:delText>
        </w:r>
      </w:del>
    </w:p>
    <w:p w14:paraId="6C2253D3" w14:textId="26CDB0BD" w:rsidR="005823F0" w:rsidRPr="004E28AD" w:rsidDel="003F0B86" w:rsidRDefault="005823F0">
      <w:pPr>
        <w:pStyle w:val="ListParagraph"/>
        <w:numPr>
          <w:ilvl w:val="0"/>
          <w:numId w:val="2"/>
        </w:numPr>
        <w:spacing w:line="360" w:lineRule="auto"/>
        <w:ind w:left="0" w:firstLine="0"/>
        <w:jc w:val="both"/>
        <w:rPr>
          <w:del w:id="569" w:author="swetha vivekanandan" w:date="2024-02-14T16:17:00Z"/>
        </w:rPr>
        <w:pPrChange w:id="570" w:author="swetha vivekanandan" w:date="2024-02-14T16:29:00Z">
          <w:pPr>
            <w:spacing w:line="360" w:lineRule="auto"/>
            <w:jc w:val="both"/>
          </w:pPr>
        </w:pPrChange>
      </w:pPr>
    </w:p>
    <w:p w14:paraId="6C2253D4" w14:textId="350F8E93" w:rsidR="005823F0" w:rsidRPr="004E28AD" w:rsidDel="003F0B86" w:rsidRDefault="005823F0">
      <w:pPr>
        <w:pStyle w:val="ListParagraph"/>
        <w:numPr>
          <w:ilvl w:val="0"/>
          <w:numId w:val="2"/>
        </w:numPr>
        <w:spacing w:line="360" w:lineRule="auto"/>
        <w:ind w:left="0" w:firstLine="0"/>
        <w:jc w:val="both"/>
        <w:rPr>
          <w:del w:id="571" w:author="swetha vivekanandan" w:date="2024-02-14T16:17:00Z"/>
          <w:b/>
          <w:sz w:val="26"/>
        </w:rPr>
        <w:pPrChange w:id="572" w:author="swetha vivekanandan" w:date="2024-02-14T16:29:00Z">
          <w:pPr>
            <w:spacing w:line="360" w:lineRule="auto"/>
            <w:ind w:firstLine="720"/>
            <w:jc w:val="both"/>
          </w:pPr>
        </w:pPrChange>
      </w:pPr>
      <w:del w:id="573" w:author="swetha vivekanandan" w:date="2024-02-14T16:17:00Z">
        <w:r w:rsidRPr="004E28AD" w:rsidDel="003F0B86">
          <w:rPr>
            <w:b/>
            <w:sz w:val="26"/>
          </w:rPr>
          <w:delText>NOW THEREFORE, THIS AGREEMENT WITNESSETH AND IT IS HEREBY AGREED BY AND BETWEEN THE PARTIES HERE TO AS FOLLOWS:</w:delText>
        </w:r>
      </w:del>
    </w:p>
    <w:p w14:paraId="6C2253D5" w14:textId="7AB3C533" w:rsidR="005823F0" w:rsidRPr="004E28AD" w:rsidDel="00212FBF" w:rsidRDefault="005823F0">
      <w:pPr>
        <w:pStyle w:val="ListParagraph"/>
        <w:numPr>
          <w:ilvl w:val="0"/>
          <w:numId w:val="2"/>
        </w:numPr>
        <w:spacing w:line="360" w:lineRule="auto"/>
        <w:ind w:left="0" w:firstLine="0"/>
        <w:jc w:val="both"/>
        <w:rPr>
          <w:del w:id="574" w:author="swetha vivekanandan" w:date="2024-02-14T16:27:00Z"/>
          <w:b/>
          <w:sz w:val="16"/>
        </w:rPr>
        <w:pPrChange w:id="575" w:author="swetha vivekanandan" w:date="2024-02-14T16:29:00Z">
          <w:pPr>
            <w:spacing w:line="360" w:lineRule="auto"/>
          </w:pPr>
        </w:pPrChange>
      </w:pPr>
    </w:p>
    <w:p w14:paraId="6C2253E2" w14:textId="71C6B5D6" w:rsidR="005823F0" w:rsidRPr="004E28AD" w:rsidDel="003F0B86" w:rsidRDefault="005823F0">
      <w:pPr>
        <w:pStyle w:val="ListParagraph"/>
        <w:numPr>
          <w:ilvl w:val="0"/>
          <w:numId w:val="2"/>
        </w:numPr>
        <w:spacing w:line="360" w:lineRule="auto"/>
        <w:ind w:left="0" w:firstLine="0"/>
        <w:jc w:val="both"/>
        <w:rPr>
          <w:del w:id="576" w:author="swetha vivekanandan" w:date="2024-02-14T16:18:00Z"/>
          <w:sz w:val="26"/>
        </w:rPr>
        <w:pPrChange w:id="577" w:author="swetha vivekanandan" w:date="2024-02-14T16:29:00Z">
          <w:pPr>
            <w:spacing w:line="360" w:lineRule="auto"/>
            <w:ind w:firstLine="360"/>
            <w:jc w:val="both"/>
          </w:pPr>
        </w:pPrChange>
      </w:pPr>
      <w:del w:id="578" w:author="swetha vivekanandan" w:date="2024-02-14T16:18:00Z">
        <w:r w:rsidRPr="004E28AD" w:rsidDel="003F0B86">
          <w:rPr>
            <w:sz w:val="26"/>
          </w:rPr>
          <w:delText xml:space="preserve">The </w:delText>
        </w:r>
        <w:r w:rsidR="002E03F7" w:rsidRPr="004E28AD" w:rsidDel="003F0B86">
          <w:rPr>
            <w:b/>
            <w:bCs/>
            <w:sz w:val="26"/>
          </w:rPr>
          <w:delText>LESSOR</w:delText>
        </w:r>
        <w:r w:rsidRPr="004E28AD" w:rsidDel="003F0B86">
          <w:rPr>
            <w:sz w:val="26"/>
          </w:rPr>
          <w:delText xml:space="preserve"> hereby leases the said Lease premises to the LESSEE for a period of </w:delText>
        </w:r>
        <w:r w:rsidR="00D34F3B" w:rsidRPr="004E28AD" w:rsidDel="003F0B86">
          <w:rPr>
            <w:b/>
            <w:sz w:val="26"/>
          </w:rPr>
          <w:delText>FOUR</w:delText>
        </w:r>
        <w:r w:rsidR="000263DF" w:rsidRPr="004E28AD" w:rsidDel="003F0B86">
          <w:rPr>
            <w:b/>
            <w:sz w:val="26"/>
          </w:rPr>
          <w:delText xml:space="preserve"> </w:delText>
        </w:r>
        <w:r w:rsidRPr="004E28AD" w:rsidDel="003F0B86">
          <w:rPr>
            <w:b/>
            <w:sz w:val="26"/>
          </w:rPr>
          <w:delText xml:space="preserve">Years with effect from </w:delText>
        </w:r>
        <w:r w:rsidR="00D34F3B" w:rsidRPr="004E28AD" w:rsidDel="003F0B86">
          <w:rPr>
            <w:b/>
            <w:sz w:val="26"/>
          </w:rPr>
          <w:delText>1</w:delText>
        </w:r>
        <w:r w:rsidR="00D34F3B" w:rsidRPr="004E28AD" w:rsidDel="003F0B86">
          <w:rPr>
            <w:b/>
            <w:sz w:val="26"/>
            <w:vertAlign w:val="superscript"/>
          </w:rPr>
          <w:delText xml:space="preserve">st </w:delText>
        </w:r>
        <w:r w:rsidR="00D34F3B" w:rsidRPr="004E28AD" w:rsidDel="003F0B86">
          <w:rPr>
            <w:b/>
            <w:sz w:val="26"/>
          </w:rPr>
          <w:delText xml:space="preserve">January 2024 </w:delText>
        </w:r>
        <w:r w:rsidR="009C6C67" w:rsidRPr="004E28AD" w:rsidDel="003F0B86">
          <w:rPr>
            <w:b/>
            <w:sz w:val="26"/>
          </w:rPr>
          <w:delText xml:space="preserve">to </w:delText>
        </w:r>
        <w:r w:rsidR="00D34F3B" w:rsidRPr="004E28AD" w:rsidDel="003F0B86">
          <w:rPr>
            <w:b/>
            <w:sz w:val="26"/>
          </w:rPr>
          <w:delText>31</w:delText>
        </w:r>
        <w:r w:rsidR="00D34F3B" w:rsidRPr="004E28AD" w:rsidDel="003F0B86">
          <w:rPr>
            <w:b/>
            <w:sz w:val="26"/>
            <w:vertAlign w:val="superscript"/>
          </w:rPr>
          <w:delText>st</w:delText>
        </w:r>
        <w:r w:rsidR="00D34F3B" w:rsidRPr="004E28AD" w:rsidDel="003F0B86">
          <w:rPr>
            <w:b/>
            <w:sz w:val="26"/>
          </w:rPr>
          <w:delText xml:space="preserve"> December 2028</w:delText>
        </w:r>
        <w:r w:rsidR="00EC7DF1" w:rsidRPr="004E28AD" w:rsidDel="003F0B86">
          <w:rPr>
            <w:sz w:val="26"/>
          </w:rPr>
          <w:delText xml:space="preserve"> </w:delText>
        </w:r>
        <w:r w:rsidRPr="004E28AD" w:rsidDel="003F0B86">
          <w:rPr>
            <w:sz w:val="26"/>
          </w:rPr>
          <w:delText>(both dates inclusive)</w:delText>
        </w:r>
      </w:del>
      <w:ins w:id="579" w:author="Rudra Pillai" w:date="2024-02-05T16:56:00Z">
        <w:del w:id="580" w:author="swetha vivekanandan" w:date="2024-02-14T16:18:00Z">
          <w:r w:rsidR="00F465A0" w:rsidRPr="004E28AD" w:rsidDel="003F0B86">
            <w:rPr>
              <w:sz w:val="26"/>
            </w:rPr>
            <w:delText xml:space="preserve"> (“</w:delText>
          </w:r>
          <w:r w:rsidR="00F465A0" w:rsidRPr="004E28AD" w:rsidDel="003F0B86">
            <w:rPr>
              <w:b/>
              <w:bCs/>
              <w:sz w:val="26"/>
            </w:rPr>
            <w:delText>Lease Period</w:delText>
          </w:r>
          <w:r w:rsidR="00F465A0" w:rsidRPr="004E28AD" w:rsidDel="003F0B86">
            <w:rPr>
              <w:sz w:val="26"/>
            </w:rPr>
            <w:delText>”)</w:delText>
          </w:r>
        </w:del>
      </w:ins>
      <w:del w:id="581" w:author="swetha vivekanandan" w:date="2024-02-14T16:18:00Z">
        <w:r w:rsidRPr="004E28AD" w:rsidDel="003F0B86">
          <w:rPr>
            <w:sz w:val="26"/>
          </w:rPr>
          <w:delText xml:space="preserve">. </w:delText>
        </w:r>
        <w:r w:rsidR="005E21E8" w:rsidRPr="004E28AD" w:rsidDel="003F0B86">
          <w:rPr>
            <w:sz w:val="26"/>
          </w:rPr>
          <w:delText xml:space="preserve"> </w:delText>
        </w:r>
        <w:r w:rsidRPr="004E28AD" w:rsidDel="003F0B86">
          <w:rPr>
            <w:sz w:val="26"/>
          </w:rPr>
          <w:delText xml:space="preserve">The </w:delText>
        </w:r>
        <w:r w:rsidR="002E03F7" w:rsidRPr="004E28AD" w:rsidDel="003F0B86">
          <w:rPr>
            <w:b/>
            <w:bCs/>
            <w:sz w:val="26"/>
          </w:rPr>
          <w:delText>LESSOR</w:delText>
        </w:r>
        <w:r w:rsidRPr="004E28AD" w:rsidDel="003F0B86">
          <w:rPr>
            <w:sz w:val="26"/>
          </w:rPr>
          <w:delText xml:space="preserve"> shall handover the possession of the leased premises on start of the Lease under this Agreement. Prior to the expiry of the </w:delText>
        </w:r>
        <w:r w:rsidR="00B27969" w:rsidRPr="004E28AD" w:rsidDel="003F0B86">
          <w:rPr>
            <w:sz w:val="26"/>
          </w:rPr>
          <w:delText>FOUR</w:delText>
        </w:r>
        <w:r w:rsidR="007B4A7E" w:rsidRPr="004E28AD" w:rsidDel="003F0B86">
          <w:rPr>
            <w:sz w:val="26"/>
          </w:rPr>
          <w:delText xml:space="preserve"> </w:delText>
        </w:r>
        <w:r w:rsidRPr="004E28AD" w:rsidDel="003F0B86">
          <w:rPr>
            <w:sz w:val="26"/>
          </w:rPr>
          <w:delText xml:space="preserve">years </w:delText>
        </w:r>
      </w:del>
      <w:ins w:id="582" w:author="Rudra Pillai" w:date="2024-02-05T16:57:00Z">
        <w:del w:id="583" w:author="swetha vivekanandan" w:date="2024-02-14T16:18:00Z">
          <w:r w:rsidR="00F40FD6" w:rsidRPr="004E28AD" w:rsidDel="003F0B86">
            <w:rPr>
              <w:sz w:val="26"/>
            </w:rPr>
            <w:delText>Lease Period</w:delText>
          </w:r>
        </w:del>
      </w:ins>
      <w:del w:id="584" w:author="swetha vivekanandan" w:date="2024-02-14T16:18:00Z">
        <w:r w:rsidRPr="004E28AD" w:rsidDel="003F0B86">
          <w:rPr>
            <w:sz w:val="26"/>
          </w:rPr>
          <w:delText xml:space="preserve">lease period, the lease shall be extended for a further </w:delText>
        </w:r>
      </w:del>
      <w:ins w:id="585" w:author="Rudra Pillai" w:date="2024-02-05T16:25:00Z">
        <w:del w:id="586" w:author="swetha vivekanandan" w:date="2024-02-14T16:18:00Z">
          <w:r w:rsidR="00F410AC" w:rsidRPr="004E28AD" w:rsidDel="003F0B86">
            <w:rPr>
              <w:sz w:val="26"/>
            </w:rPr>
            <w:delText xml:space="preserve">mutually agreed </w:delText>
          </w:r>
        </w:del>
      </w:ins>
      <w:del w:id="587" w:author="swetha vivekanandan" w:date="2024-02-14T16:18:00Z">
        <w:r w:rsidRPr="004E28AD" w:rsidDel="003F0B86">
          <w:rPr>
            <w:sz w:val="26"/>
          </w:rPr>
          <w:delText xml:space="preserve">period </w:delText>
        </w:r>
      </w:del>
      <w:ins w:id="588" w:author="Rudra Pillai" w:date="2024-02-05T16:25:00Z">
        <w:del w:id="589" w:author="swetha vivekanandan" w:date="2024-02-14T16:18:00Z">
          <w:r w:rsidR="005E173F" w:rsidRPr="004E28AD" w:rsidDel="003F0B86">
            <w:rPr>
              <w:sz w:val="26"/>
            </w:rPr>
            <w:delText xml:space="preserve">by executing a </w:delText>
          </w:r>
          <w:r w:rsidR="00A9566E" w:rsidRPr="004E28AD" w:rsidDel="003F0B86">
            <w:rPr>
              <w:sz w:val="26"/>
            </w:rPr>
            <w:delText>separate agreement for the extende</w:delText>
          </w:r>
        </w:del>
      </w:ins>
      <w:ins w:id="590" w:author="Rudra Pillai" w:date="2024-02-05T16:26:00Z">
        <w:del w:id="591" w:author="swetha vivekanandan" w:date="2024-02-14T16:18:00Z">
          <w:r w:rsidR="00A9566E" w:rsidRPr="004E28AD" w:rsidDel="003F0B86">
            <w:rPr>
              <w:sz w:val="26"/>
            </w:rPr>
            <w:delText>d period.</w:delText>
          </w:r>
        </w:del>
      </w:ins>
      <w:del w:id="592" w:author="swetha vivekanandan" w:date="2024-02-14T16:27:00Z">
        <w:r w:rsidR="00CC2A59" w:rsidRPr="004E28AD" w:rsidDel="00212FBF">
          <w:rPr>
            <w:sz w:val="26"/>
          </w:rPr>
          <w:delText xml:space="preserve">as decided by the </w:delText>
        </w:r>
        <w:r w:rsidR="002E03F7" w:rsidRPr="004E28AD" w:rsidDel="00212FBF">
          <w:rPr>
            <w:b/>
            <w:bCs/>
            <w:sz w:val="26"/>
          </w:rPr>
          <w:delText>LESSOR</w:delText>
        </w:r>
        <w:r w:rsidR="00CC2A59" w:rsidRPr="004E28AD" w:rsidDel="00212FBF">
          <w:rPr>
            <w:sz w:val="26"/>
          </w:rPr>
          <w:delText xml:space="preserve"> and Lessee </w:delText>
        </w:r>
        <w:r w:rsidRPr="004E28AD" w:rsidDel="00212FBF">
          <w:rPr>
            <w:sz w:val="26"/>
          </w:rPr>
          <w:delText xml:space="preserve">mutually agreed by the parties for which the LESSEE shall give at least 1 month’s notice to the </w:delText>
        </w:r>
        <w:r w:rsidR="002E03F7" w:rsidRPr="004E28AD" w:rsidDel="00212FBF">
          <w:rPr>
            <w:b/>
            <w:bCs/>
            <w:sz w:val="26"/>
          </w:rPr>
          <w:delText>LESSOR</w:delText>
        </w:r>
        <w:r w:rsidRPr="004E28AD" w:rsidDel="00212FBF">
          <w:rPr>
            <w:sz w:val="26"/>
          </w:rPr>
          <w:delText>.</w:delText>
        </w:r>
      </w:del>
    </w:p>
    <w:p w14:paraId="6C2253E3" w14:textId="77777777" w:rsidR="005823F0" w:rsidRPr="004E28AD" w:rsidDel="003F0B86" w:rsidRDefault="005823F0">
      <w:pPr>
        <w:pStyle w:val="ListParagraph"/>
        <w:numPr>
          <w:ilvl w:val="0"/>
          <w:numId w:val="2"/>
        </w:numPr>
        <w:spacing w:line="360" w:lineRule="auto"/>
        <w:ind w:left="0" w:firstLine="0"/>
        <w:jc w:val="both"/>
        <w:rPr>
          <w:del w:id="593" w:author="swetha vivekanandan" w:date="2024-02-14T16:18:00Z"/>
          <w:sz w:val="16"/>
        </w:rPr>
        <w:pPrChange w:id="594" w:author="swetha vivekanandan" w:date="2024-02-14T16:29:00Z">
          <w:pPr>
            <w:spacing w:line="360" w:lineRule="auto"/>
            <w:ind w:left="720"/>
            <w:jc w:val="both"/>
          </w:pPr>
        </w:pPrChange>
      </w:pPr>
    </w:p>
    <w:p w14:paraId="6C2253E4" w14:textId="53650090" w:rsidR="005823F0" w:rsidRPr="004E28AD" w:rsidDel="00467EB4" w:rsidRDefault="005823F0">
      <w:pPr>
        <w:pStyle w:val="ListParagraph"/>
        <w:numPr>
          <w:ilvl w:val="0"/>
          <w:numId w:val="2"/>
        </w:numPr>
        <w:spacing w:line="360" w:lineRule="auto"/>
        <w:ind w:left="0" w:firstLine="0"/>
        <w:jc w:val="both"/>
        <w:rPr>
          <w:del w:id="595" w:author="swetha vivekanandan" w:date="2024-02-14T16:19:00Z"/>
          <w:sz w:val="26"/>
        </w:rPr>
        <w:pPrChange w:id="596" w:author="swetha vivekanandan" w:date="2024-02-14T16:29:00Z">
          <w:pPr>
            <w:numPr>
              <w:numId w:val="1"/>
            </w:numPr>
            <w:tabs>
              <w:tab w:val="num" w:pos="360"/>
            </w:tabs>
            <w:spacing w:line="360" w:lineRule="auto"/>
            <w:ind w:left="360" w:hanging="360"/>
            <w:jc w:val="both"/>
          </w:pPr>
        </w:pPrChange>
      </w:pPr>
      <w:del w:id="597" w:author="swetha vivekanandan" w:date="2024-02-14T16:19:00Z">
        <w:r w:rsidRPr="004E28AD" w:rsidDel="00467EB4">
          <w:rPr>
            <w:sz w:val="26"/>
          </w:rPr>
          <w:delText xml:space="preserve">The </w:delText>
        </w:r>
        <w:r w:rsidR="002E03F7" w:rsidRPr="004E28AD" w:rsidDel="00467EB4">
          <w:rPr>
            <w:b/>
            <w:bCs/>
            <w:sz w:val="26"/>
          </w:rPr>
          <w:delText>LESSOR</w:delText>
        </w:r>
        <w:r w:rsidRPr="004E28AD" w:rsidDel="00467EB4">
          <w:rPr>
            <w:sz w:val="26"/>
          </w:rPr>
          <w:delText xml:space="preserve"> shall be deemed to be in judicial possession of the said Lease</w:delText>
        </w:r>
      </w:del>
      <w:ins w:id="598" w:author="Rudra Pillai" w:date="2024-02-05T17:04:00Z">
        <w:del w:id="599" w:author="swetha vivekanandan" w:date="2024-02-14T16:19:00Z">
          <w:r w:rsidR="00C5245D" w:rsidRPr="004E28AD" w:rsidDel="00467EB4">
            <w:rPr>
              <w:sz w:val="26"/>
            </w:rPr>
            <w:delText>d</w:delText>
          </w:r>
        </w:del>
      </w:ins>
      <w:del w:id="600" w:author="swetha vivekanandan" w:date="2024-02-14T16:19:00Z">
        <w:r w:rsidRPr="004E28AD" w:rsidDel="00467EB4">
          <w:rPr>
            <w:sz w:val="26"/>
          </w:rPr>
          <w:delText xml:space="preserve"> </w:delText>
        </w:r>
      </w:del>
      <w:ins w:id="601" w:author="Rudra Pillai" w:date="2024-02-05T16:59:00Z">
        <w:del w:id="602" w:author="swetha vivekanandan" w:date="2024-02-14T16:19:00Z">
          <w:r w:rsidR="00AB7F21" w:rsidRPr="004E28AD" w:rsidDel="00467EB4">
            <w:rPr>
              <w:sz w:val="26"/>
            </w:rPr>
            <w:delText>P</w:delText>
          </w:r>
        </w:del>
      </w:ins>
      <w:del w:id="603" w:author="swetha vivekanandan" w:date="2024-02-14T16:19:00Z">
        <w:r w:rsidRPr="004E28AD" w:rsidDel="00467EB4">
          <w:rPr>
            <w:sz w:val="26"/>
          </w:rPr>
          <w:delText>premises and the LESSEE shall be in use and occupation of the said Lease p</w:delText>
        </w:r>
      </w:del>
      <w:ins w:id="604" w:author="Rudra Pillai" w:date="2024-02-05T16:59:00Z">
        <w:del w:id="605" w:author="swetha vivekanandan" w:date="2024-02-14T16:19:00Z">
          <w:r w:rsidR="00D125B4" w:rsidRPr="004E28AD" w:rsidDel="00467EB4">
            <w:rPr>
              <w:sz w:val="26"/>
            </w:rPr>
            <w:delText>P</w:delText>
          </w:r>
        </w:del>
      </w:ins>
      <w:del w:id="606" w:author="swetha vivekanandan" w:date="2024-02-14T16:19:00Z">
        <w:r w:rsidRPr="004E28AD" w:rsidDel="00467EB4">
          <w:rPr>
            <w:sz w:val="26"/>
          </w:rPr>
          <w:delText xml:space="preserve">remises during the continuance of the </w:delText>
        </w:r>
      </w:del>
      <w:ins w:id="607" w:author="Rudra Pillai" w:date="2024-02-05T16:59:00Z">
        <w:del w:id="608" w:author="swetha vivekanandan" w:date="2024-02-14T16:19:00Z">
          <w:r w:rsidR="006C6F16" w:rsidRPr="004E28AD" w:rsidDel="00467EB4">
            <w:rPr>
              <w:sz w:val="26"/>
            </w:rPr>
            <w:delText xml:space="preserve">Lease Period </w:delText>
          </w:r>
        </w:del>
      </w:ins>
      <w:del w:id="609" w:author="swetha vivekanandan" w:date="2024-02-14T16:19:00Z">
        <w:r w:rsidRPr="004E28AD" w:rsidDel="00467EB4">
          <w:rPr>
            <w:sz w:val="26"/>
          </w:rPr>
          <w:delText xml:space="preserve">terms of this Agreement. The </w:delText>
        </w:r>
        <w:r w:rsidR="002E03F7" w:rsidRPr="004E28AD" w:rsidDel="00467EB4">
          <w:rPr>
            <w:b/>
            <w:bCs/>
            <w:sz w:val="26"/>
          </w:rPr>
          <w:delText>LESSOR</w:delText>
        </w:r>
        <w:r w:rsidRPr="004E28AD" w:rsidDel="00467EB4">
          <w:rPr>
            <w:sz w:val="26"/>
          </w:rPr>
          <w:delText xml:space="preserve"> shall be entitled to enter upon the said Lease premises to view the condition there during office hours after giving 2 </w:delText>
        </w:r>
      </w:del>
      <w:ins w:id="610" w:author="Rudra Pillai" w:date="2024-02-05T17:48:00Z">
        <w:del w:id="611" w:author="swetha vivekanandan" w:date="2024-02-14T16:18:00Z">
          <w:r w:rsidR="00C87BE9" w:rsidRPr="004E28AD" w:rsidDel="003F0B86">
            <w:rPr>
              <w:sz w:val="26"/>
            </w:rPr>
            <w:delText xml:space="preserve">30 </w:delText>
          </w:r>
        </w:del>
      </w:ins>
      <w:del w:id="612" w:author="swetha vivekanandan" w:date="2024-02-14T16:18:00Z">
        <w:r w:rsidRPr="004E28AD" w:rsidDel="003F0B86">
          <w:rPr>
            <w:sz w:val="26"/>
          </w:rPr>
          <w:delText>days’</w:delText>
        </w:r>
      </w:del>
      <w:del w:id="613" w:author="swetha vivekanandan" w:date="2024-02-14T16:19:00Z">
        <w:r w:rsidRPr="004E28AD" w:rsidDel="00467EB4">
          <w:rPr>
            <w:sz w:val="26"/>
          </w:rPr>
          <w:delText xml:space="preserve"> prior notice to the LESSEE in that behalf. The possession</w:delText>
        </w:r>
      </w:del>
      <w:ins w:id="614" w:author="Rudra Pillai" w:date="2024-02-05T17:00:00Z">
        <w:del w:id="615" w:author="swetha vivekanandan" w:date="2024-02-14T16:19:00Z">
          <w:r w:rsidR="002C365C" w:rsidRPr="004E28AD" w:rsidDel="00467EB4">
            <w:rPr>
              <w:sz w:val="26"/>
            </w:rPr>
            <w:delText xml:space="preserve"> of the Lease</w:delText>
          </w:r>
        </w:del>
      </w:ins>
      <w:ins w:id="616" w:author="Rudra Pillai" w:date="2024-02-05T17:04:00Z">
        <w:del w:id="617" w:author="swetha vivekanandan" w:date="2024-02-14T16:19:00Z">
          <w:r w:rsidR="00C5245D" w:rsidRPr="004E28AD" w:rsidDel="00467EB4">
            <w:rPr>
              <w:sz w:val="26"/>
            </w:rPr>
            <w:delText>d</w:delText>
          </w:r>
        </w:del>
      </w:ins>
      <w:ins w:id="618" w:author="Rudra Pillai" w:date="2024-02-05T17:00:00Z">
        <w:del w:id="619" w:author="swetha vivekanandan" w:date="2024-02-14T16:19:00Z">
          <w:r w:rsidR="002C365C" w:rsidRPr="004E28AD" w:rsidDel="00467EB4">
            <w:rPr>
              <w:sz w:val="26"/>
            </w:rPr>
            <w:delText xml:space="preserve"> Premises</w:delText>
          </w:r>
        </w:del>
      </w:ins>
      <w:del w:id="620" w:author="swetha vivekanandan" w:date="2024-02-14T16:19:00Z">
        <w:r w:rsidRPr="004E28AD" w:rsidDel="00467EB4">
          <w:rPr>
            <w:sz w:val="26"/>
          </w:rPr>
          <w:delText xml:space="preserve"> will be given to LESSEE on handover of refundable security deposit.</w:delText>
        </w:r>
      </w:del>
    </w:p>
    <w:p w14:paraId="6C2253E5" w14:textId="6F3ABEC9" w:rsidR="005823F0" w:rsidRPr="004E28AD" w:rsidDel="00212FBF" w:rsidRDefault="005823F0">
      <w:pPr>
        <w:pStyle w:val="ListParagraph"/>
        <w:numPr>
          <w:ilvl w:val="0"/>
          <w:numId w:val="2"/>
        </w:numPr>
        <w:spacing w:line="360" w:lineRule="auto"/>
        <w:ind w:left="0" w:firstLine="0"/>
        <w:jc w:val="both"/>
        <w:rPr>
          <w:del w:id="621" w:author="swetha vivekanandan" w:date="2024-02-14T16:27:00Z"/>
          <w:sz w:val="6"/>
        </w:rPr>
        <w:pPrChange w:id="622" w:author="swetha vivekanandan" w:date="2024-02-14T16:29:00Z">
          <w:pPr>
            <w:spacing w:line="360" w:lineRule="auto"/>
            <w:jc w:val="both"/>
          </w:pPr>
        </w:pPrChange>
      </w:pPr>
    </w:p>
    <w:p w14:paraId="6C2253E6" w14:textId="64FAEC11" w:rsidR="005823F0" w:rsidRPr="004E28AD" w:rsidDel="00467EB4" w:rsidRDefault="005823F0">
      <w:pPr>
        <w:pStyle w:val="ListParagraph"/>
        <w:numPr>
          <w:ilvl w:val="0"/>
          <w:numId w:val="2"/>
        </w:numPr>
        <w:spacing w:line="360" w:lineRule="auto"/>
        <w:ind w:left="0" w:firstLine="0"/>
        <w:jc w:val="both"/>
        <w:rPr>
          <w:del w:id="623" w:author="swetha vivekanandan" w:date="2024-02-14T16:20:00Z"/>
          <w:sz w:val="26"/>
        </w:rPr>
        <w:pPrChange w:id="624" w:author="swetha vivekanandan" w:date="2024-02-14T16:29:00Z">
          <w:pPr>
            <w:numPr>
              <w:numId w:val="1"/>
            </w:numPr>
            <w:tabs>
              <w:tab w:val="num" w:pos="360"/>
            </w:tabs>
            <w:spacing w:line="360" w:lineRule="auto"/>
            <w:ind w:left="360" w:hanging="360"/>
            <w:jc w:val="both"/>
          </w:pPr>
        </w:pPrChange>
      </w:pPr>
      <w:del w:id="625" w:author="swetha vivekanandan" w:date="2024-02-14T16:20:00Z">
        <w:r w:rsidRPr="004E28AD" w:rsidDel="00467EB4">
          <w:rPr>
            <w:sz w:val="26"/>
          </w:rPr>
          <w:delText xml:space="preserve">The </w:delText>
        </w:r>
        <w:r w:rsidR="002E03F7" w:rsidRPr="004E28AD" w:rsidDel="00467EB4">
          <w:rPr>
            <w:b/>
            <w:bCs/>
            <w:sz w:val="26"/>
          </w:rPr>
          <w:delText>LESSOR</w:delText>
        </w:r>
        <w:r w:rsidRPr="004E28AD" w:rsidDel="00467EB4">
          <w:rPr>
            <w:sz w:val="26"/>
          </w:rPr>
          <w:delText xml:space="preserve"> hereby agree that the LESSEE occupy and use the said Lease</w:delText>
        </w:r>
      </w:del>
      <w:ins w:id="626" w:author="Rudra Pillai" w:date="2024-02-05T17:05:00Z">
        <w:del w:id="627" w:author="swetha vivekanandan" w:date="2024-02-14T16:20:00Z">
          <w:r w:rsidR="006B792C" w:rsidRPr="004E28AD" w:rsidDel="00467EB4">
            <w:rPr>
              <w:sz w:val="26"/>
            </w:rPr>
            <w:delText>d</w:delText>
          </w:r>
        </w:del>
      </w:ins>
      <w:del w:id="628" w:author="swetha vivekanandan" w:date="2024-02-14T16:20:00Z">
        <w:r w:rsidRPr="004E28AD" w:rsidDel="00467EB4">
          <w:rPr>
            <w:sz w:val="26"/>
          </w:rPr>
          <w:delText xml:space="preserve"> p</w:delText>
        </w:r>
      </w:del>
      <w:ins w:id="629" w:author="Rudra Pillai" w:date="2024-02-05T17:05:00Z">
        <w:del w:id="630" w:author="swetha vivekanandan" w:date="2024-02-14T16:20:00Z">
          <w:r w:rsidR="006B792C" w:rsidRPr="004E28AD" w:rsidDel="00467EB4">
            <w:rPr>
              <w:sz w:val="26"/>
            </w:rPr>
            <w:delText>P</w:delText>
          </w:r>
        </w:del>
      </w:ins>
      <w:del w:id="631" w:author="swetha vivekanandan" w:date="2024-02-14T16:20:00Z">
        <w:r w:rsidRPr="004E28AD" w:rsidDel="00467EB4">
          <w:rPr>
            <w:sz w:val="26"/>
          </w:rPr>
          <w:delText xml:space="preserve">remises for carrying business activities and same will be beautified by placing in the said Lease premises after taking the possession. </w:delText>
        </w:r>
        <w:r w:rsidR="002E03F7" w:rsidRPr="004E28AD" w:rsidDel="00467EB4">
          <w:rPr>
            <w:b/>
            <w:bCs/>
            <w:sz w:val="26"/>
          </w:rPr>
          <w:delText>LESSOR</w:delText>
        </w:r>
        <w:r w:rsidRPr="004E28AD" w:rsidDel="00467EB4">
          <w:rPr>
            <w:sz w:val="26"/>
          </w:rPr>
          <w:delText xml:space="preserve"> hereby agreed to inform that there is existing electric power supply of up to </w:delText>
        </w:r>
        <w:r w:rsidRPr="004E28AD" w:rsidDel="00467EB4">
          <w:rPr>
            <w:sz w:val="26"/>
            <w:u w:val="single"/>
          </w:rPr>
          <w:delText>5</w:delText>
        </w:r>
        <w:r w:rsidR="00665CD3" w:rsidRPr="004E28AD" w:rsidDel="00467EB4">
          <w:rPr>
            <w:sz w:val="26"/>
            <w:u w:val="single"/>
          </w:rPr>
          <w:delText>4</w:delText>
        </w:r>
        <w:r w:rsidRPr="004E28AD" w:rsidDel="00467EB4">
          <w:rPr>
            <w:sz w:val="26"/>
            <w:u w:val="single"/>
          </w:rPr>
          <w:delText xml:space="preserve"> KW</w:delText>
        </w:r>
        <w:r w:rsidRPr="004E28AD" w:rsidDel="00467EB4">
          <w:rPr>
            <w:sz w:val="26"/>
          </w:rPr>
          <w:delText xml:space="preserve"> in whole Leased Premises. </w:delText>
        </w:r>
      </w:del>
    </w:p>
    <w:p w14:paraId="6C2253E7" w14:textId="7843E150" w:rsidR="005823F0" w:rsidRPr="004E28AD" w:rsidDel="00467EB4" w:rsidRDefault="005823F0">
      <w:pPr>
        <w:pStyle w:val="ListParagraph"/>
        <w:numPr>
          <w:ilvl w:val="0"/>
          <w:numId w:val="2"/>
        </w:numPr>
        <w:spacing w:line="360" w:lineRule="auto"/>
        <w:ind w:left="0" w:firstLine="0"/>
        <w:jc w:val="both"/>
        <w:rPr>
          <w:del w:id="632" w:author="swetha vivekanandan" w:date="2024-02-14T16:22:00Z"/>
          <w:sz w:val="26"/>
        </w:rPr>
        <w:pPrChange w:id="633" w:author="swetha vivekanandan" w:date="2024-02-14T16:29:00Z">
          <w:pPr>
            <w:jc w:val="center"/>
          </w:pPr>
        </w:pPrChange>
      </w:pPr>
    </w:p>
    <w:p w14:paraId="6C2253E8" w14:textId="0D06756C" w:rsidR="005823F0" w:rsidRPr="004E28AD" w:rsidDel="00467EB4" w:rsidRDefault="005823F0">
      <w:pPr>
        <w:pStyle w:val="ListParagraph"/>
        <w:numPr>
          <w:ilvl w:val="0"/>
          <w:numId w:val="2"/>
        </w:numPr>
        <w:spacing w:line="360" w:lineRule="auto"/>
        <w:ind w:left="0" w:firstLine="0"/>
        <w:jc w:val="both"/>
        <w:rPr>
          <w:del w:id="634" w:author="swetha vivekanandan" w:date="2024-02-14T16:20:00Z"/>
          <w:sz w:val="26"/>
        </w:rPr>
        <w:pPrChange w:id="635" w:author="swetha vivekanandan" w:date="2024-02-14T16:29:00Z">
          <w:pPr>
            <w:spacing w:line="360" w:lineRule="auto"/>
            <w:jc w:val="both"/>
          </w:pPr>
        </w:pPrChange>
      </w:pPr>
      <w:del w:id="636" w:author="swetha vivekanandan" w:date="2024-02-14T16:20:00Z">
        <w:r w:rsidRPr="004E28AD" w:rsidDel="00467EB4">
          <w:rPr>
            <w:sz w:val="26"/>
          </w:rPr>
          <w:delText xml:space="preserve">That in consideration of the monthly rent herein reserved and all the covenants and conditions contained hereinafter and to be performed by the </w:delText>
        </w:r>
      </w:del>
      <w:ins w:id="637" w:author="Rudra Pillai" w:date="2024-02-05T17:22:00Z">
        <w:del w:id="638" w:author="swetha vivekanandan" w:date="2024-02-14T16:20:00Z">
          <w:r w:rsidR="000D075D" w:rsidRPr="004E28AD" w:rsidDel="00467EB4">
            <w:rPr>
              <w:sz w:val="26"/>
            </w:rPr>
            <w:delText>P</w:delText>
          </w:r>
        </w:del>
      </w:ins>
      <w:del w:id="639" w:author="swetha vivekanandan" w:date="2024-02-14T16:20:00Z">
        <w:r w:rsidRPr="004E28AD" w:rsidDel="00467EB4">
          <w:rPr>
            <w:sz w:val="26"/>
          </w:rPr>
          <w:delText xml:space="preserve">parties, the </w:delText>
        </w:r>
        <w:r w:rsidR="002E03F7" w:rsidRPr="004E28AD" w:rsidDel="00467EB4">
          <w:rPr>
            <w:b/>
            <w:bCs/>
            <w:sz w:val="26"/>
          </w:rPr>
          <w:delText>LESSOR</w:delText>
        </w:r>
        <w:r w:rsidRPr="004E28AD" w:rsidDel="00467EB4">
          <w:rPr>
            <w:sz w:val="26"/>
          </w:rPr>
          <w:delText xml:space="preserve"> do hereby grant and demises unto the LESSEE by way of Lease, </w:delText>
        </w:r>
        <w:r w:rsidRPr="004E28AD" w:rsidDel="00467EB4">
          <w:rPr>
            <w:sz w:val="26"/>
            <w:u w:val="single"/>
          </w:rPr>
          <w:delText xml:space="preserve">the Leased Premises along with all rights to make use of common areas, entrances, </w:delText>
        </w:r>
        <w:r w:rsidR="00D45AD4" w:rsidRPr="004E28AD" w:rsidDel="00467EB4">
          <w:rPr>
            <w:sz w:val="26"/>
            <w:u w:val="single"/>
          </w:rPr>
          <w:delText xml:space="preserve">passages, ways, staircases etc., </w:delText>
        </w:r>
        <w:r w:rsidRPr="004E28AD" w:rsidDel="00467EB4">
          <w:rPr>
            <w:sz w:val="26"/>
            <w:u w:val="single"/>
          </w:rPr>
          <w:delText xml:space="preserve">of the </w:delText>
        </w:r>
        <w:r w:rsidRPr="004E28AD" w:rsidDel="00467EB4">
          <w:rPr>
            <w:b/>
            <w:sz w:val="26"/>
            <w:u w:val="single"/>
          </w:rPr>
          <w:delText>Leased Premises</w:delText>
        </w:r>
        <w:r w:rsidRPr="004E28AD" w:rsidDel="00467EB4">
          <w:rPr>
            <w:b/>
            <w:sz w:val="26"/>
          </w:rPr>
          <w:delText xml:space="preserve"> for a period of </w:delText>
        </w:r>
        <w:r w:rsidR="000E720D" w:rsidRPr="004E28AD" w:rsidDel="00467EB4">
          <w:rPr>
            <w:b/>
            <w:sz w:val="26"/>
          </w:rPr>
          <w:delText>4</w:delText>
        </w:r>
        <w:r w:rsidR="00335D70" w:rsidRPr="004E28AD" w:rsidDel="00467EB4">
          <w:rPr>
            <w:b/>
            <w:sz w:val="26"/>
          </w:rPr>
          <w:delText xml:space="preserve"> (</w:delText>
        </w:r>
        <w:r w:rsidR="000E720D" w:rsidRPr="004E28AD" w:rsidDel="00467EB4">
          <w:rPr>
            <w:b/>
            <w:sz w:val="26"/>
          </w:rPr>
          <w:delText>four</w:delText>
        </w:r>
        <w:r w:rsidR="00486B5A" w:rsidRPr="004E28AD" w:rsidDel="00467EB4">
          <w:rPr>
            <w:b/>
            <w:sz w:val="26"/>
          </w:rPr>
          <w:delText xml:space="preserve">) </w:delText>
        </w:r>
        <w:r w:rsidRPr="004E28AD" w:rsidDel="00467EB4">
          <w:rPr>
            <w:sz w:val="26"/>
          </w:rPr>
          <w:delText>years commencing from</w:delText>
        </w:r>
        <w:r w:rsidR="002626F6" w:rsidRPr="004E28AD" w:rsidDel="00467EB4">
          <w:rPr>
            <w:sz w:val="26"/>
          </w:rPr>
          <w:delText xml:space="preserve"> </w:delText>
        </w:r>
        <w:r w:rsidR="00511EE1" w:rsidRPr="004E28AD" w:rsidDel="00467EB4">
          <w:rPr>
            <w:b/>
            <w:sz w:val="26"/>
          </w:rPr>
          <w:delText>1</w:delText>
        </w:r>
        <w:r w:rsidR="000E720D" w:rsidRPr="004E28AD" w:rsidDel="00467EB4">
          <w:rPr>
            <w:b/>
            <w:sz w:val="26"/>
            <w:vertAlign w:val="superscript"/>
          </w:rPr>
          <w:delText>st</w:delText>
        </w:r>
        <w:r w:rsidR="000E720D" w:rsidRPr="004E28AD" w:rsidDel="00467EB4">
          <w:rPr>
            <w:b/>
            <w:sz w:val="26"/>
          </w:rPr>
          <w:delText xml:space="preserve"> </w:delText>
        </w:r>
        <w:r w:rsidR="00511EE1" w:rsidRPr="004E28AD" w:rsidDel="00467EB4">
          <w:rPr>
            <w:b/>
            <w:sz w:val="26"/>
          </w:rPr>
          <w:delText>day of</w:delText>
        </w:r>
        <w:r w:rsidR="000E720D" w:rsidRPr="004E28AD" w:rsidDel="00467EB4">
          <w:rPr>
            <w:b/>
            <w:sz w:val="26"/>
          </w:rPr>
          <w:delText xml:space="preserve"> January</w:delText>
        </w:r>
        <w:r w:rsidR="00511EE1" w:rsidRPr="004E28AD" w:rsidDel="00467EB4">
          <w:rPr>
            <w:b/>
            <w:sz w:val="26"/>
          </w:rPr>
          <w:delText xml:space="preserve"> </w:delText>
        </w:r>
        <w:r w:rsidR="002626F6" w:rsidRPr="004E28AD" w:rsidDel="00467EB4">
          <w:rPr>
            <w:b/>
            <w:sz w:val="26"/>
          </w:rPr>
          <w:delText>202</w:delText>
        </w:r>
        <w:r w:rsidR="000E720D" w:rsidRPr="004E28AD" w:rsidDel="00467EB4">
          <w:rPr>
            <w:b/>
            <w:sz w:val="26"/>
          </w:rPr>
          <w:delText>4</w:delText>
        </w:r>
        <w:r w:rsidR="002626F6" w:rsidRPr="004E28AD" w:rsidDel="00467EB4">
          <w:rPr>
            <w:b/>
            <w:sz w:val="26"/>
          </w:rPr>
          <w:delText xml:space="preserve"> to </w:delText>
        </w:r>
        <w:r w:rsidR="000E720D" w:rsidRPr="004E28AD" w:rsidDel="00467EB4">
          <w:rPr>
            <w:b/>
            <w:sz w:val="26"/>
          </w:rPr>
          <w:delText>31</w:delText>
        </w:r>
        <w:r w:rsidR="000E720D" w:rsidRPr="004E28AD" w:rsidDel="00467EB4">
          <w:rPr>
            <w:b/>
            <w:sz w:val="26"/>
            <w:vertAlign w:val="superscript"/>
          </w:rPr>
          <w:delText>st</w:delText>
        </w:r>
        <w:r w:rsidR="000E720D" w:rsidRPr="004E28AD" w:rsidDel="00467EB4">
          <w:rPr>
            <w:b/>
            <w:sz w:val="26"/>
          </w:rPr>
          <w:delText xml:space="preserve"> </w:delText>
        </w:r>
        <w:r w:rsidR="002626F6" w:rsidRPr="004E28AD" w:rsidDel="00467EB4">
          <w:rPr>
            <w:b/>
            <w:sz w:val="26"/>
          </w:rPr>
          <w:delText xml:space="preserve">day of </w:delText>
        </w:r>
        <w:r w:rsidR="000E720D" w:rsidRPr="004E28AD" w:rsidDel="00467EB4">
          <w:rPr>
            <w:b/>
            <w:sz w:val="26"/>
          </w:rPr>
          <w:delText xml:space="preserve">December </w:delText>
        </w:r>
        <w:r w:rsidR="000E720D" w:rsidRPr="004E28AD" w:rsidDel="00467EB4">
          <w:rPr>
            <w:bCs/>
            <w:sz w:val="26"/>
            <w:rPrChange w:id="640" w:author="Rudra Pillai" w:date="2024-02-05T17:23:00Z">
              <w:rPr>
                <w:b/>
                <w:color w:val="000000" w:themeColor="text1"/>
                <w:sz w:val="26"/>
              </w:rPr>
            </w:rPrChange>
          </w:rPr>
          <w:delText>2028</w:delText>
        </w:r>
      </w:del>
      <w:ins w:id="641" w:author="Rudra Pillai" w:date="2024-02-05T17:23:00Z">
        <w:del w:id="642" w:author="swetha vivekanandan" w:date="2024-02-14T16:20:00Z">
          <w:r w:rsidR="00C643F8" w:rsidRPr="004E28AD" w:rsidDel="00467EB4">
            <w:rPr>
              <w:bCs/>
              <w:sz w:val="26"/>
              <w:rPrChange w:id="643" w:author="Rudra Pillai" w:date="2024-02-05T17:23:00Z">
                <w:rPr>
                  <w:b/>
                  <w:color w:val="000000" w:themeColor="text1"/>
                  <w:sz w:val="26"/>
                </w:rPr>
              </w:rPrChange>
            </w:rPr>
            <w:delText>during the Leased Period</w:delText>
          </w:r>
        </w:del>
      </w:ins>
      <w:del w:id="644" w:author="swetha vivekanandan" w:date="2024-02-14T16:20:00Z">
        <w:r w:rsidR="002626F6" w:rsidRPr="004E28AD" w:rsidDel="00467EB4">
          <w:rPr>
            <w:b/>
            <w:sz w:val="26"/>
          </w:rPr>
          <w:delText>.</w:delText>
        </w:r>
        <w:r w:rsidR="00272D67" w:rsidRPr="004E28AD" w:rsidDel="00467EB4">
          <w:rPr>
            <w:sz w:val="26"/>
          </w:rPr>
          <w:delText xml:space="preserve">  </w:delText>
        </w:r>
        <w:r w:rsidRPr="004E28AD" w:rsidDel="00467EB4">
          <w:rPr>
            <w:sz w:val="26"/>
          </w:rPr>
          <w:delText xml:space="preserve"> </w:delText>
        </w:r>
        <w:r w:rsidRPr="004E28AD" w:rsidDel="00467EB4">
          <w:rPr>
            <w:sz w:val="26"/>
            <w:u w:val="single"/>
          </w:rPr>
          <w:delText xml:space="preserve">The </w:delText>
        </w:r>
        <w:r w:rsidR="002E03F7" w:rsidRPr="004E28AD" w:rsidDel="00467EB4">
          <w:rPr>
            <w:b/>
            <w:bCs/>
            <w:sz w:val="26"/>
            <w:u w:val="single"/>
          </w:rPr>
          <w:delText>LESSOR</w:delText>
        </w:r>
        <w:r w:rsidRPr="004E28AD" w:rsidDel="00467EB4">
          <w:rPr>
            <w:sz w:val="26"/>
            <w:u w:val="single"/>
          </w:rPr>
          <w:delText xml:space="preserve"> agrees to follow a lock-in period for </w:delText>
        </w:r>
        <w:r w:rsidR="000D0769" w:rsidRPr="004E28AD" w:rsidDel="00467EB4">
          <w:rPr>
            <w:sz w:val="26"/>
            <w:u w:val="single"/>
          </w:rPr>
          <w:delText>four</w:delText>
        </w:r>
        <w:r w:rsidR="00BD0580" w:rsidRPr="004E28AD" w:rsidDel="00467EB4">
          <w:rPr>
            <w:sz w:val="26"/>
            <w:u w:val="single"/>
          </w:rPr>
          <w:delText xml:space="preserve"> </w:delText>
        </w:r>
        <w:r w:rsidRPr="004E28AD" w:rsidDel="00467EB4">
          <w:rPr>
            <w:sz w:val="26"/>
            <w:u w:val="single"/>
          </w:rPr>
          <w:delText xml:space="preserve">years of the Lease period i.e., till </w:delText>
        </w:r>
        <w:r w:rsidR="000D0769" w:rsidRPr="004E28AD" w:rsidDel="00467EB4">
          <w:rPr>
            <w:sz w:val="26"/>
            <w:u w:val="single"/>
          </w:rPr>
          <w:delText>31</w:delText>
        </w:r>
        <w:r w:rsidR="000D0769" w:rsidRPr="004E28AD" w:rsidDel="00467EB4">
          <w:rPr>
            <w:sz w:val="26"/>
            <w:u w:val="single"/>
            <w:vertAlign w:val="superscript"/>
          </w:rPr>
          <w:delText>st</w:delText>
        </w:r>
        <w:r w:rsidR="000D0769" w:rsidRPr="004E28AD" w:rsidDel="00467EB4">
          <w:rPr>
            <w:sz w:val="26"/>
            <w:u w:val="single"/>
          </w:rPr>
          <w:delText xml:space="preserve"> Day of December 2028</w:delText>
        </w:r>
        <w:r w:rsidR="008A0C23" w:rsidRPr="004E28AD" w:rsidDel="00467EB4">
          <w:rPr>
            <w:sz w:val="26"/>
            <w:u w:val="single"/>
          </w:rPr>
          <w:delText>.</w:delText>
        </w:r>
        <w:r w:rsidR="000D0769" w:rsidRPr="004E28AD" w:rsidDel="00467EB4">
          <w:rPr>
            <w:sz w:val="26"/>
            <w:u w:val="single"/>
          </w:rPr>
          <w:delText xml:space="preserve"> </w:delText>
        </w:r>
      </w:del>
    </w:p>
    <w:p w14:paraId="6C2253ED" w14:textId="491D37F9" w:rsidR="00D93A79" w:rsidRPr="004E28AD" w:rsidDel="00791243" w:rsidRDefault="00D93A79">
      <w:pPr>
        <w:pStyle w:val="ListParagraph"/>
        <w:numPr>
          <w:ilvl w:val="0"/>
          <w:numId w:val="2"/>
        </w:numPr>
        <w:spacing w:line="360" w:lineRule="auto"/>
        <w:ind w:left="0" w:firstLine="0"/>
        <w:jc w:val="both"/>
        <w:rPr>
          <w:del w:id="645" w:author="swetha vivekanandan" w:date="2024-02-14T15:40:00Z"/>
          <w:sz w:val="20"/>
        </w:rPr>
        <w:pPrChange w:id="646" w:author="swetha vivekanandan" w:date="2024-02-14T16:29:00Z">
          <w:pPr>
            <w:spacing w:line="360" w:lineRule="auto"/>
            <w:jc w:val="both"/>
          </w:pPr>
        </w:pPrChange>
      </w:pPr>
      <w:del w:id="647" w:author="swetha vivekanandan" w:date="2024-02-14T15:40:00Z">
        <w:r w:rsidRPr="004E28AD" w:rsidDel="00791243">
          <w:rPr>
            <w:sz w:val="20"/>
          </w:rPr>
          <w:tab/>
        </w:r>
      </w:del>
    </w:p>
    <w:p w14:paraId="26DBA1B6" w14:textId="0BBF5B82" w:rsidR="00105809" w:rsidRPr="004E28AD" w:rsidDel="00791243" w:rsidRDefault="005823F0">
      <w:pPr>
        <w:pStyle w:val="ListParagraph"/>
        <w:numPr>
          <w:ilvl w:val="0"/>
          <w:numId w:val="2"/>
        </w:numPr>
        <w:spacing w:line="360" w:lineRule="auto"/>
        <w:ind w:left="0" w:firstLine="0"/>
        <w:jc w:val="both"/>
        <w:rPr>
          <w:del w:id="648" w:author="swetha vivekanandan" w:date="2024-02-14T15:39:00Z"/>
          <w:sz w:val="26"/>
        </w:rPr>
        <w:pPrChange w:id="649" w:author="swetha vivekanandan" w:date="2024-02-14T16:29:00Z">
          <w:pPr>
            <w:numPr>
              <w:numId w:val="1"/>
            </w:numPr>
            <w:tabs>
              <w:tab w:val="num" w:pos="360"/>
            </w:tabs>
            <w:spacing w:line="360" w:lineRule="auto"/>
            <w:ind w:left="360" w:hanging="360"/>
            <w:jc w:val="both"/>
          </w:pPr>
        </w:pPrChange>
      </w:pPr>
      <w:del w:id="650" w:author="swetha vivekanandan" w:date="2024-02-14T15:39:00Z">
        <w:r w:rsidRPr="004E28AD" w:rsidDel="00791243">
          <w:rPr>
            <w:sz w:val="26"/>
          </w:rPr>
          <w:delText xml:space="preserve">The LESSEE shall pay a monthly rent of a sum of </w:delText>
        </w:r>
        <w:r w:rsidRPr="004E28AD" w:rsidDel="00791243">
          <w:rPr>
            <w:b/>
            <w:sz w:val="26"/>
          </w:rPr>
          <w:delText>Rs.</w:delText>
        </w:r>
        <w:r w:rsidR="00A702EA" w:rsidRPr="004E28AD" w:rsidDel="00791243">
          <w:rPr>
            <w:b/>
            <w:sz w:val="26"/>
          </w:rPr>
          <w:delText>4,</w:delText>
        </w:r>
        <w:r w:rsidR="00CA13A9" w:rsidRPr="004E28AD" w:rsidDel="00791243">
          <w:rPr>
            <w:b/>
            <w:sz w:val="26"/>
          </w:rPr>
          <w:delText>2</w:delText>
        </w:r>
        <w:r w:rsidR="00A702EA" w:rsidRPr="004E28AD" w:rsidDel="00791243">
          <w:rPr>
            <w:b/>
            <w:sz w:val="26"/>
          </w:rPr>
          <w:delText>0</w:delText>
        </w:r>
        <w:r w:rsidR="007227A9" w:rsidRPr="004E28AD" w:rsidDel="00791243">
          <w:rPr>
            <w:b/>
            <w:sz w:val="26"/>
          </w:rPr>
          <w:delText xml:space="preserve">,000/- (RUPEES </w:delText>
        </w:r>
        <w:r w:rsidR="00A702EA" w:rsidRPr="004E28AD" w:rsidDel="00791243">
          <w:rPr>
            <w:b/>
            <w:sz w:val="26"/>
          </w:rPr>
          <w:delText>FOUR LAKH</w:delText>
        </w:r>
        <w:r w:rsidR="00CA13A9" w:rsidRPr="004E28AD" w:rsidDel="00791243">
          <w:rPr>
            <w:b/>
            <w:sz w:val="26"/>
          </w:rPr>
          <w:delText xml:space="preserve"> TWENTY THOUSAND</w:delText>
        </w:r>
        <w:r w:rsidR="00A702EA" w:rsidRPr="004E28AD" w:rsidDel="00791243">
          <w:rPr>
            <w:b/>
            <w:sz w:val="26"/>
          </w:rPr>
          <w:delText xml:space="preserve"> </w:delText>
        </w:r>
        <w:r w:rsidR="007227A9" w:rsidRPr="004E28AD" w:rsidDel="00791243">
          <w:rPr>
            <w:b/>
            <w:sz w:val="26"/>
          </w:rPr>
          <w:delText>ONLY)</w:delText>
        </w:r>
      </w:del>
      <w:ins w:id="651" w:author="Rudra Pillai" w:date="2024-02-05T17:27:00Z">
        <w:del w:id="652" w:author="swetha vivekanandan" w:date="2024-02-14T15:39:00Z">
          <w:r w:rsidR="0021108E" w:rsidRPr="004E28AD" w:rsidDel="00791243">
            <w:rPr>
              <w:b/>
              <w:sz w:val="26"/>
            </w:rPr>
            <w:delText xml:space="preserve"> (“Rent”)</w:delText>
          </w:r>
        </w:del>
      </w:ins>
      <w:del w:id="653" w:author="swetha vivekanandan" w:date="2024-02-14T15:39:00Z">
        <w:r w:rsidR="007227A9" w:rsidRPr="004E28AD" w:rsidDel="00791243">
          <w:rPr>
            <w:b/>
            <w:sz w:val="26"/>
          </w:rPr>
          <w:delText xml:space="preserve"> </w:delText>
        </w:r>
        <w:r w:rsidRPr="004E28AD" w:rsidDel="00791243">
          <w:rPr>
            <w:b/>
            <w:sz w:val="26"/>
          </w:rPr>
          <w:delText xml:space="preserve">for </w:delText>
        </w:r>
        <w:r w:rsidR="00F96A07" w:rsidRPr="004E28AD" w:rsidDel="00791243">
          <w:rPr>
            <w:b/>
            <w:sz w:val="26"/>
          </w:rPr>
          <w:delText xml:space="preserve">Lease Period </w:delText>
        </w:r>
      </w:del>
      <w:ins w:id="654" w:author="Rudra Pillai" w:date="2024-02-05T17:27:00Z">
        <w:del w:id="655" w:author="swetha vivekanandan" w:date="2024-02-14T15:39:00Z">
          <w:r w:rsidR="006840D3" w:rsidRPr="004E28AD" w:rsidDel="00791243">
            <w:rPr>
              <w:b/>
              <w:sz w:val="26"/>
            </w:rPr>
            <w:delText xml:space="preserve"> </w:delText>
          </w:r>
        </w:del>
      </w:ins>
      <w:del w:id="656" w:author="swetha vivekanandan" w:date="2024-02-14T15:39:00Z">
        <w:r w:rsidRPr="004E28AD" w:rsidDel="00791243">
          <w:rPr>
            <w:b/>
            <w:sz w:val="26"/>
          </w:rPr>
          <w:delText xml:space="preserve">commencing from </w:delText>
        </w:r>
        <w:r w:rsidR="00385A8E" w:rsidRPr="004E28AD" w:rsidDel="00791243">
          <w:rPr>
            <w:sz w:val="26"/>
          </w:rPr>
          <w:delText>1</w:delText>
        </w:r>
        <w:r w:rsidR="00CA13A9" w:rsidRPr="004E28AD" w:rsidDel="00791243">
          <w:rPr>
            <w:sz w:val="26"/>
            <w:vertAlign w:val="superscript"/>
          </w:rPr>
          <w:delText>st</w:delText>
        </w:r>
        <w:r w:rsidR="00385A8E" w:rsidRPr="004E28AD" w:rsidDel="00791243">
          <w:rPr>
            <w:sz w:val="26"/>
          </w:rPr>
          <w:delText xml:space="preserve"> day of </w:delText>
        </w:r>
        <w:r w:rsidR="005306B8" w:rsidRPr="004E28AD" w:rsidDel="00791243">
          <w:rPr>
            <w:sz w:val="26"/>
          </w:rPr>
          <w:delText>January 2024</w:delText>
        </w:r>
        <w:r w:rsidR="003A034B" w:rsidRPr="004E28AD" w:rsidDel="00791243">
          <w:rPr>
            <w:b/>
            <w:sz w:val="26"/>
          </w:rPr>
          <w:delText xml:space="preserve"> </w:delText>
        </w:r>
        <w:r w:rsidRPr="004E28AD" w:rsidDel="00791243">
          <w:rPr>
            <w:b/>
            <w:sz w:val="26"/>
          </w:rPr>
          <w:delText xml:space="preserve">and ending on </w:delText>
        </w:r>
        <w:r w:rsidR="00BC699B" w:rsidRPr="004E28AD" w:rsidDel="00791243">
          <w:rPr>
            <w:b/>
            <w:sz w:val="26"/>
          </w:rPr>
          <w:delText>31</w:delText>
        </w:r>
        <w:r w:rsidR="00BC699B" w:rsidRPr="004E28AD" w:rsidDel="00791243">
          <w:rPr>
            <w:b/>
            <w:sz w:val="26"/>
            <w:vertAlign w:val="superscript"/>
          </w:rPr>
          <w:delText>st</w:delText>
        </w:r>
        <w:r w:rsidR="00BC699B" w:rsidRPr="004E28AD" w:rsidDel="00791243">
          <w:rPr>
            <w:b/>
            <w:sz w:val="26"/>
          </w:rPr>
          <w:delText xml:space="preserve"> Day of December 2024</w:delText>
        </w:r>
        <w:r w:rsidR="001123BF" w:rsidRPr="004E28AD" w:rsidDel="00791243">
          <w:rPr>
            <w:b/>
            <w:sz w:val="26"/>
          </w:rPr>
          <w:delText xml:space="preserve"> and 5% </w:delText>
        </w:r>
        <w:r w:rsidR="008F61B5" w:rsidRPr="004E28AD" w:rsidDel="00791243">
          <w:rPr>
            <w:b/>
            <w:sz w:val="26"/>
          </w:rPr>
          <w:delText xml:space="preserve">escalation </w:delText>
        </w:r>
        <w:r w:rsidR="008D1752" w:rsidRPr="004E28AD" w:rsidDel="00791243">
          <w:rPr>
            <w:b/>
            <w:sz w:val="26"/>
          </w:rPr>
          <w:delText xml:space="preserve">of every year </w:delText>
        </w:r>
        <w:r w:rsidR="002E4158" w:rsidRPr="004E28AD" w:rsidDel="00791243">
          <w:rPr>
            <w:b/>
            <w:sz w:val="26"/>
          </w:rPr>
          <w:delText>up</w:delText>
        </w:r>
        <w:r w:rsidR="00A76553" w:rsidRPr="004E28AD" w:rsidDel="00791243">
          <w:rPr>
            <w:b/>
            <w:sz w:val="26"/>
          </w:rPr>
          <w:delText xml:space="preserve"> to the </w:delText>
        </w:r>
        <w:r w:rsidR="0013714D" w:rsidRPr="004E28AD" w:rsidDel="00791243">
          <w:rPr>
            <w:b/>
            <w:sz w:val="26"/>
          </w:rPr>
          <w:delText xml:space="preserve">expiry </w:delText>
        </w:r>
        <w:r w:rsidR="009716CE" w:rsidRPr="004E28AD" w:rsidDel="00791243">
          <w:rPr>
            <w:b/>
            <w:sz w:val="26"/>
          </w:rPr>
          <w:delText>of the agreement</w:delText>
        </w:r>
        <w:r w:rsidR="00105809" w:rsidRPr="004E28AD" w:rsidDel="00791243">
          <w:rPr>
            <w:b/>
            <w:sz w:val="26"/>
          </w:rPr>
          <w:delText>.</w:delText>
        </w:r>
      </w:del>
    </w:p>
    <w:p w14:paraId="313D9C40" w14:textId="47264352" w:rsidR="00105809" w:rsidRPr="004E28AD" w:rsidDel="00791243" w:rsidRDefault="00105809">
      <w:pPr>
        <w:pStyle w:val="ListParagraph"/>
        <w:numPr>
          <w:ilvl w:val="0"/>
          <w:numId w:val="2"/>
        </w:numPr>
        <w:spacing w:line="360" w:lineRule="auto"/>
        <w:ind w:left="0" w:firstLine="0"/>
        <w:jc w:val="both"/>
        <w:rPr>
          <w:del w:id="657" w:author="swetha vivekanandan" w:date="2024-02-14T15:39:00Z"/>
          <w:sz w:val="26"/>
        </w:rPr>
        <w:pPrChange w:id="658" w:author="swetha vivekanandan" w:date="2024-02-14T16:29:00Z">
          <w:pPr>
            <w:spacing w:line="360" w:lineRule="auto"/>
            <w:ind w:left="360"/>
            <w:jc w:val="both"/>
          </w:pPr>
        </w:pPrChange>
      </w:pPr>
    </w:p>
    <w:p w14:paraId="6C2253FD" w14:textId="6855C674" w:rsidR="005823F0" w:rsidRPr="004E28AD" w:rsidDel="00791243" w:rsidRDefault="005823F0">
      <w:pPr>
        <w:pStyle w:val="ListParagraph"/>
        <w:numPr>
          <w:ilvl w:val="0"/>
          <w:numId w:val="2"/>
        </w:numPr>
        <w:spacing w:line="360" w:lineRule="auto"/>
        <w:ind w:left="0" w:firstLine="0"/>
        <w:jc w:val="both"/>
        <w:rPr>
          <w:del w:id="659" w:author="swetha vivekanandan" w:date="2024-02-14T15:39:00Z"/>
          <w:sz w:val="26"/>
        </w:rPr>
        <w:pPrChange w:id="660" w:author="swetha vivekanandan" w:date="2024-02-14T16:29:00Z">
          <w:pPr>
            <w:numPr>
              <w:numId w:val="1"/>
            </w:numPr>
            <w:tabs>
              <w:tab w:val="num" w:pos="360"/>
            </w:tabs>
            <w:spacing w:line="360" w:lineRule="auto"/>
            <w:ind w:left="360" w:hanging="360"/>
            <w:jc w:val="both"/>
          </w:pPr>
        </w:pPrChange>
      </w:pPr>
      <w:del w:id="661" w:author="swetha vivekanandan" w:date="2024-02-14T15:39:00Z">
        <w:r w:rsidRPr="004E28AD" w:rsidDel="00791243">
          <w:rPr>
            <w:sz w:val="26"/>
          </w:rPr>
          <w:delText xml:space="preserve">The Rent </w:delText>
        </w:r>
        <w:r w:rsidR="00DD3335" w:rsidRPr="004E28AD" w:rsidDel="00791243">
          <w:rPr>
            <w:sz w:val="26"/>
          </w:rPr>
          <w:delText xml:space="preserve">and Maintenance charges </w:delText>
        </w:r>
        <w:r w:rsidRPr="004E28AD" w:rsidDel="00791243">
          <w:rPr>
            <w:sz w:val="26"/>
          </w:rPr>
          <w:delText xml:space="preserve">shall become payable on or before the </w:delText>
        </w:r>
        <w:r w:rsidR="00105809" w:rsidRPr="004E28AD" w:rsidDel="00791243">
          <w:rPr>
            <w:sz w:val="26"/>
          </w:rPr>
          <w:delText>5</w:delText>
        </w:r>
        <w:r w:rsidRPr="004E28AD" w:rsidDel="00791243">
          <w:rPr>
            <w:sz w:val="26"/>
            <w:vertAlign w:val="superscript"/>
          </w:rPr>
          <w:delText>th</w:delText>
        </w:r>
        <w:r w:rsidRPr="004E28AD" w:rsidDel="00791243">
          <w:rPr>
            <w:sz w:val="26"/>
          </w:rPr>
          <w:delText xml:space="preserve"> day of each English succeeding calendar month The monthly Rent will commence upon signing of the agreement. Taxes deducted at Source certificates will be issued in favor of </w:delText>
        </w:r>
        <w:r w:rsidR="002E03F7" w:rsidRPr="004E28AD" w:rsidDel="00791243">
          <w:rPr>
            <w:b/>
            <w:bCs/>
            <w:sz w:val="26"/>
          </w:rPr>
          <w:delText>LESSOR</w:delText>
        </w:r>
        <w:r w:rsidRPr="004E28AD" w:rsidDel="00791243">
          <w:rPr>
            <w:sz w:val="26"/>
          </w:rPr>
          <w:delText xml:space="preserve">. </w:delText>
        </w:r>
      </w:del>
    </w:p>
    <w:p w14:paraId="6C225414" w14:textId="6DED0751" w:rsidR="009C6EA2" w:rsidRPr="004E28AD" w:rsidDel="00791243" w:rsidRDefault="009C6EA2">
      <w:pPr>
        <w:pStyle w:val="ListParagraph"/>
        <w:numPr>
          <w:ilvl w:val="0"/>
          <w:numId w:val="2"/>
        </w:numPr>
        <w:spacing w:line="360" w:lineRule="auto"/>
        <w:ind w:left="0" w:firstLine="0"/>
        <w:jc w:val="both"/>
        <w:rPr>
          <w:del w:id="662" w:author="swetha vivekanandan" w:date="2024-02-14T15:40:00Z"/>
          <w:sz w:val="20"/>
          <w:rPrChange w:id="663" w:author="swetha vivekanandan" w:date="2024-02-14T15:40:00Z">
            <w:rPr>
              <w:del w:id="664" w:author="swetha vivekanandan" w:date="2024-02-14T15:40:00Z"/>
            </w:rPr>
          </w:rPrChange>
        </w:rPr>
        <w:pPrChange w:id="665" w:author="swetha vivekanandan" w:date="2024-02-14T16:29:00Z">
          <w:pPr>
            <w:spacing w:line="480" w:lineRule="auto"/>
            <w:jc w:val="both"/>
          </w:pPr>
        </w:pPrChange>
      </w:pPr>
    </w:p>
    <w:p w14:paraId="6C225419" w14:textId="578416D1" w:rsidR="005823F0" w:rsidRPr="004E28AD" w:rsidDel="00791243" w:rsidRDefault="005823F0">
      <w:pPr>
        <w:pStyle w:val="ListParagraph"/>
        <w:numPr>
          <w:ilvl w:val="0"/>
          <w:numId w:val="2"/>
        </w:numPr>
        <w:spacing w:line="360" w:lineRule="auto"/>
        <w:ind w:left="0" w:firstLine="0"/>
        <w:jc w:val="both"/>
        <w:rPr>
          <w:del w:id="666" w:author="swetha vivekanandan" w:date="2024-02-14T15:40:00Z"/>
          <w:sz w:val="26"/>
        </w:rPr>
        <w:pPrChange w:id="667" w:author="swetha vivekanandan" w:date="2024-02-14T16:29:00Z">
          <w:pPr>
            <w:pStyle w:val="ListParagraph"/>
            <w:numPr>
              <w:numId w:val="1"/>
            </w:numPr>
            <w:pBdr>
              <w:top w:val="nil"/>
              <w:left w:val="nil"/>
              <w:bottom w:val="nil"/>
              <w:right w:val="nil"/>
              <w:between w:val="nil"/>
            </w:pBdr>
            <w:tabs>
              <w:tab w:val="num" w:pos="360"/>
              <w:tab w:val="left" w:pos="1440"/>
            </w:tabs>
            <w:spacing w:line="360" w:lineRule="auto"/>
            <w:ind w:left="360" w:hanging="360"/>
            <w:jc w:val="both"/>
          </w:pPr>
        </w:pPrChange>
      </w:pPr>
      <w:del w:id="668" w:author="swetha vivekanandan" w:date="2024-02-14T15:40:00Z">
        <w:r w:rsidRPr="004E28AD" w:rsidDel="00791243">
          <w:rPr>
            <w:b/>
            <w:sz w:val="26"/>
          </w:rPr>
          <w:delText>That the LESSEE has paid an interest free, refundable Security Deposit amounting to total Rs.</w:delText>
        </w:r>
        <w:r w:rsidR="0060799C" w:rsidRPr="004E28AD" w:rsidDel="00791243">
          <w:rPr>
            <w:b/>
            <w:sz w:val="26"/>
          </w:rPr>
          <w:delText>24</w:delText>
        </w:r>
        <w:r w:rsidR="00DC354E" w:rsidRPr="004E28AD" w:rsidDel="00791243">
          <w:rPr>
            <w:b/>
            <w:sz w:val="26"/>
          </w:rPr>
          <w:delText xml:space="preserve">,00,000/- (RUPEES </w:delText>
        </w:r>
        <w:r w:rsidR="0060799C" w:rsidRPr="004E28AD" w:rsidDel="00791243">
          <w:rPr>
            <w:b/>
            <w:sz w:val="26"/>
          </w:rPr>
          <w:delText xml:space="preserve">TWENTY FOUR LAKHS </w:delText>
        </w:r>
        <w:r w:rsidR="00DC354E" w:rsidRPr="004E28AD" w:rsidDel="00791243">
          <w:rPr>
            <w:b/>
            <w:sz w:val="26"/>
          </w:rPr>
          <w:delText xml:space="preserve">ONLY) </w:delText>
        </w:r>
        <w:r w:rsidRPr="004E28AD" w:rsidDel="00791243">
          <w:rPr>
            <w:sz w:val="26"/>
          </w:rPr>
          <w:delText xml:space="preserve">to the </w:delText>
        </w:r>
        <w:r w:rsidR="002E03F7" w:rsidRPr="004E28AD" w:rsidDel="00791243">
          <w:rPr>
            <w:b/>
            <w:bCs/>
            <w:sz w:val="26"/>
          </w:rPr>
          <w:delText>LESSOR</w:delText>
        </w:r>
        <w:r w:rsidR="00E8227B" w:rsidRPr="004E28AD" w:rsidDel="00791243">
          <w:rPr>
            <w:sz w:val="26"/>
          </w:rPr>
          <w:delText xml:space="preserve"> by way of </w:delText>
        </w:r>
        <w:r w:rsidR="00733801" w:rsidRPr="004E28AD" w:rsidDel="00791243">
          <w:rPr>
            <w:sz w:val="26"/>
          </w:rPr>
          <w:delText xml:space="preserve">RTGS </w:delText>
        </w:r>
        <w:r w:rsidR="009B0D6F" w:rsidRPr="004E28AD" w:rsidDel="00791243">
          <w:rPr>
            <w:sz w:val="26"/>
          </w:rPr>
          <w:delText>bearing UTR.No.</w:delText>
        </w:r>
        <w:r w:rsidR="00B72294" w:rsidRPr="004E28AD" w:rsidDel="00791243">
          <w:rPr>
            <w:sz w:val="26"/>
          </w:rPr>
          <w:delText>------------------------------------------</w:delText>
        </w:r>
        <w:r w:rsidR="00477FE1" w:rsidRPr="004E28AD" w:rsidDel="00791243">
          <w:rPr>
            <w:sz w:val="26"/>
          </w:rPr>
          <w:delText>,</w:delText>
        </w:r>
        <w:r w:rsidR="009B0D6F" w:rsidRPr="004E28AD" w:rsidDel="00791243">
          <w:rPr>
            <w:sz w:val="26"/>
          </w:rPr>
          <w:delText xml:space="preserve"> dt.</w:delText>
        </w:r>
        <w:r w:rsidR="00B72294" w:rsidRPr="004E28AD" w:rsidDel="00791243">
          <w:rPr>
            <w:sz w:val="26"/>
          </w:rPr>
          <w:delText>------------------</w:delText>
        </w:r>
        <w:r w:rsidR="009B0D6F" w:rsidRPr="004E28AD" w:rsidDel="00791243">
          <w:rPr>
            <w:sz w:val="26"/>
          </w:rPr>
          <w:delText xml:space="preserve"> </w:delText>
        </w:r>
        <w:r w:rsidRPr="004E28AD" w:rsidDel="00791243">
          <w:rPr>
            <w:sz w:val="26"/>
          </w:rPr>
          <w:delText xml:space="preserve">in favour of </w:delText>
        </w:r>
        <w:r w:rsidR="002E03F7" w:rsidRPr="004E28AD" w:rsidDel="00791243">
          <w:rPr>
            <w:b/>
            <w:bCs/>
            <w:sz w:val="26"/>
          </w:rPr>
          <w:delText>LESSOR</w:delText>
        </w:r>
        <w:r w:rsidRPr="004E28AD" w:rsidDel="00791243">
          <w:rPr>
            <w:sz w:val="26"/>
          </w:rPr>
          <w:delText xml:space="preserve">. The security deposit will be refunded by the  </w:delText>
        </w:r>
        <w:r w:rsidR="002E03F7" w:rsidRPr="004E28AD" w:rsidDel="00791243">
          <w:rPr>
            <w:b/>
            <w:bCs/>
            <w:sz w:val="26"/>
          </w:rPr>
          <w:delText>LESSOR</w:delText>
        </w:r>
        <w:r w:rsidRPr="004E28AD" w:rsidDel="00791243">
          <w:rPr>
            <w:sz w:val="26"/>
          </w:rPr>
          <w:delText xml:space="preserve"> to LESSEE at the time of expiry of lease or earlier termination of the lease After adjusting the cost of any damages except normal wear and tear or on non -performance of any terms after of the lease agreement by the lessee . </w:delText>
        </w:r>
      </w:del>
    </w:p>
    <w:p w14:paraId="6C22541A" w14:textId="016C28A5" w:rsidR="005823F0" w:rsidRPr="004E28AD" w:rsidDel="00791243" w:rsidRDefault="005823F0">
      <w:pPr>
        <w:pStyle w:val="ListParagraph"/>
        <w:numPr>
          <w:ilvl w:val="0"/>
          <w:numId w:val="2"/>
        </w:numPr>
        <w:spacing w:line="360" w:lineRule="auto"/>
        <w:ind w:left="0" w:firstLine="0"/>
        <w:jc w:val="both"/>
        <w:rPr>
          <w:del w:id="669" w:author="swetha vivekanandan" w:date="2024-02-14T15:40:00Z"/>
        </w:rPr>
        <w:pPrChange w:id="670" w:author="swetha vivekanandan" w:date="2024-02-14T16:29:00Z">
          <w:pPr>
            <w:spacing w:line="360" w:lineRule="auto"/>
            <w:jc w:val="both"/>
          </w:pPr>
        </w:pPrChange>
      </w:pPr>
    </w:p>
    <w:p w14:paraId="6C22541B" w14:textId="134A8AF1" w:rsidR="005823F0" w:rsidRPr="004E28AD" w:rsidDel="00791243" w:rsidRDefault="005823F0">
      <w:pPr>
        <w:pStyle w:val="ListParagraph"/>
        <w:numPr>
          <w:ilvl w:val="0"/>
          <w:numId w:val="2"/>
        </w:numPr>
        <w:spacing w:line="360" w:lineRule="auto"/>
        <w:ind w:left="0" w:firstLine="0"/>
        <w:jc w:val="both"/>
        <w:rPr>
          <w:del w:id="671" w:author="swetha vivekanandan" w:date="2024-02-14T15:40:00Z"/>
          <w:sz w:val="26"/>
        </w:rPr>
        <w:pPrChange w:id="672" w:author="swetha vivekanandan" w:date="2024-02-14T16:29:00Z">
          <w:pPr>
            <w:numPr>
              <w:numId w:val="1"/>
            </w:numPr>
            <w:tabs>
              <w:tab w:val="num" w:pos="360"/>
            </w:tabs>
            <w:spacing w:line="360" w:lineRule="auto"/>
            <w:ind w:left="360" w:hanging="360"/>
            <w:jc w:val="both"/>
          </w:pPr>
        </w:pPrChange>
      </w:pPr>
      <w:del w:id="673" w:author="swetha vivekanandan" w:date="2024-02-14T15:40:00Z">
        <w:r w:rsidRPr="004E28AD" w:rsidDel="00791243">
          <w:rPr>
            <w:sz w:val="26"/>
          </w:rPr>
          <w:delText xml:space="preserve">After the expiry of lease period, the LESSEE shall handover physical possession of the said Lease premises back to the </w:delText>
        </w:r>
        <w:r w:rsidR="002E03F7" w:rsidRPr="004E28AD" w:rsidDel="00791243">
          <w:rPr>
            <w:b/>
            <w:bCs/>
            <w:sz w:val="26"/>
          </w:rPr>
          <w:delText>LESSOR</w:delText>
        </w:r>
        <w:r w:rsidRPr="004E28AD" w:rsidDel="00791243">
          <w:rPr>
            <w:sz w:val="26"/>
          </w:rPr>
          <w:delText>S. The amount of interest free refundable security deposit of Rs.</w:delText>
        </w:r>
        <w:r w:rsidR="009D52EB" w:rsidRPr="004E28AD" w:rsidDel="00791243">
          <w:rPr>
            <w:sz w:val="26"/>
          </w:rPr>
          <w:delText>24</w:delText>
        </w:r>
        <w:r w:rsidR="00D537CA" w:rsidRPr="004E28AD" w:rsidDel="00791243">
          <w:rPr>
            <w:sz w:val="26"/>
          </w:rPr>
          <w:delText xml:space="preserve">,00,000/- (RUPEES </w:delText>
        </w:r>
        <w:r w:rsidR="009D52EB" w:rsidRPr="004E28AD" w:rsidDel="00791243">
          <w:rPr>
            <w:sz w:val="26"/>
          </w:rPr>
          <w:delText>TWENTY FOUR</w:delText>
        </w:r>
        <w:r w:rsidR="00D537CA" w:rsidRPr="004E28AD" w:rsidDel="00791243">
          <w:rPr>
            <w:sz w:val="26"/>
          </w:rPr>
          <w:delText xml:space="preserve"> LAKHS ONLY)</w:delText>
        </w:r>
      </w:del>
      <w:ins w:id="674" w:author="Rudra Pillai" w:date="2024-02-05T17:32:00Z">
        <w:del w:id="675" w:author="swetha vivekanandan" w:date="2024-02-14T15:40:00Z">
          <w:r w:rsidR="00A40619" w:rsidRPr="004E28AD" w:rsidDel="00791243">
            <w:rPr>
              <w:sz w:val="26"/>
            </w:rPr>
            <w:delText xml:space="preserve"> (“</w:delText>
          </w:r>
          <w:r w:rsidR="00A40619" w:rsidRPr="004E28AD" w:rsidDel="00791243">
            <w:rPr>
              <w:b/>
              <w:bCs/>
              <w:sz w:val="26"/>
            </w:rPr>
            <w:delText>IFRSD</w:delText>
          </w:r>
          <w:r w:rsidR="00A40619" w:rsidRPr="004E28AD" w:rsidDel="00791243">
            <w:rPr>
              <w:sz w:val="26"/>
            </w:rPr>
            <w:delText>”)</w:delText>
          </w:r>
        </w:del>
      </w:ins>
      <w:del w:id="676" w:author="swetha vivekanandan" w:date="2024-02-14T15:40:00Z">
        <w:r w:rsidR="00D537CA" w:rsidRPr="004E28AD" w:rsidDel="00791243">
          <w:rPr>
            <w:sz w:val="26"/>
          </w:rPr>
          <w:delText xml:space="preserve"> </w:delText>
        </w:r>
        <w:r w:rsidRPr="004E28AD" w:rsidDel="00791243">
          <w:rPr>
            <w:sz w:val="26"/>
          </w:rPr>
          <w:delText xml:space="preserve">shall be refundable at the time of vacation of Leased Premises and the discharge of liabilities towards unpaid bills due in terms of this lease deed or at the time of earlier determination of the lease deed. The said </w:delText>
        </w:r>
      </w:del>
      <w:ins w:id="677" w:author="Rudra Pillai" w:date="2024-02-05T17:32:00Z">
        <w:del w:id="678" w:author="swetha vivekanandan" w:date="2024-02-14T15:40:00Z">
          <w:r w:rsidR="00AD34E1" w:rsidRPr="004E28AD" w:rsidDel="00791243">
            <w:rPr>
              <w:sz w:val="26"/>
            </w:rPr>
            <w:delText>IFRSD</w:delText>
          </w:r>
        </w:del>
      </w:ins>
      <w:del w:id="679" w:author="swetha vivekanandan" w:date="2024-02-14T15:40:00Z">
        <w:r w:rsidRPr="004E28AD" w:rsidDel="00791243">
          <w:rPr>
            <w:sz w:val="26"/>
          </w:rPr>
          <w:delText xml:space="preserve">Interest Free refundable Security Deposit shall be refunded by the </w:delText>
        </w:r>
        <w:r w:rsidR="002E03F7" w:rsidRPr="004E28AD" w:rsidDel="00791243">
          <w:rPr>
            <w:b/>
            <w:bCs/>
            <w:sz w:val="26"/>
          </w:rPr>
          <w:delText>LESSOR</w:delText>
        </w:r>
        <w:r w:rsidRPr="004E28AD" w:rsidDel="00791243">
          <w:rPr>
            <w:sz w:val="26"/>
          </w:rPr>
          <w:delText xml:space="preserve"> to the LESSEE</w:delText>
        </w:r>
      </w:del>
      <w:ins w:id="680" w:author="Rudra Pillai" w:date="2024-02-05T17:33:00Z">
        <w:del w:id="681" w:author="swetha vivekanandan" w:date="2024-02-14T15:40:00Z">
          <w:r w:rsidR="00426289" w:rsidRPr="004E28AD" w:rsidDel="00791243">
            <w:rPr>
              <w:sz w:val="26"/>
            </w:rPr>
            <w:delText xml:space="preserve">. </w:delText>
          </w:r>
          <w:r w:rsidR="00426289" w:rsidRPr="004E28AD" w:rsidDel="00791243">
            <w:rPr>
              <w:rFonts w:eastAsiaTheme="minorHAnsi"/>
              <w:sz w:val="26"/>
              <w:szCs w:val="26"/>
              <w:lang w:val="en-IN"/>
            </w:rPr>
            <w:delText xml:space="preserve">The above </w:delText>
          </w:r>
        </w:del>
      </w:ins>
      <w:ins w:id="682" w:author="Rudra Pillai" w:date="2024-02-05T17:35:00Z">
        <w:del w:id="683" w:author="swetha vivekanandan" w:date="2024-02-14T15:40:00Z">
          <w:r w:rsidR="00E51982" w:rsidRPr="004E28AD" w:rsidDel="00791243">
            <w:rPr>
              <w:sz w:val="26"/>
            </w:rPr>
            <w:delText>IFRSD</w:delText>
          </w:r>
          <w:r w:rsidR="00254479" w:rsidRPr="004E28AD" w:rsidDel="00791243">
            <w:rPr>
              <w:sz w:val="26"/>
            </w:rPr>
            <w:delText xml:space="preserve"> </w:delText>
          </w:r>
        </w:del>
      </w:ins>
      <w:ins w:id="684" w:author="Rudra Pillai" w:date="2024-02-05T17:33:00Z">
        <w:del w:id="685" w:author="swetha vivekanandan" w:date="2024-02-14T15:40:00Z">
          <w:r w:rsidR="00426289" w:rsidRPr="004E28AD" w:rsidDel="00791243">
            <w:rPr>
              <w:rFonts w:eastAsiaTheme="minorHAnsi"/>
              <w:sz w:val="26"/>
              <w:szCs w:val="26"/>
              <w:lang w:val="en-IN"/>
            </w:rPr>
            <w:delText xml:space="preserve">will be refunded, after deducting such amounts equivalent to the damages to </w:delText>
          </w:r>
        </w:del>
      </w:ins>
      <w:ins w:id="686" w:author="Rudra Pillai" w:date="2024-02-05T17:35:00Z">
        <w:del w:id="687" w:author="swetha vivekanandan" w:date="2024-02-14T15:40:00Z">
          <w:r w:rsidR="00254479" w:rsidRPr="004E28AD" w:rsidDel="00791243">
            <w:rPr>
              <w:rFonts w:eastAsiaTheme="minorHAnsi"/>
              <w:sz w:val="26"/>
              <w:szCs w:val="26"/>
              <w:lang w:val="en-IN"/>
            </w:rPr>
            <w:delText xml:space="preserve">Leased Premises </w:delText>
          </w:r>
        </w:del>
      </w:ins>
      <w:ins w:id="688" w:author="Rudra Pillai" w:date="2024-02-05T17:33:00Z">
        <w:del w:id="689" w:author="swetha vivekanandan" w:date="2024-02-14T15:40:00Z">
          <w:r w:rsidR="00426289" w:rsidRPr="004E28AD" w:rsidDel="00791243">
            <w:rPr>
              <w:rFonts w:eastAsiaTheme="minorHAnsi"/>
              <w:sz w:val="26"/>
              <w:szCs w:val="26"/>
              <w:lang w:val="en-IN"/>
            </w:rPr>
            <w:delText>and amenities mentioned in schedule, arrears of rent, electrical and</w:delText>
          </w:r>
          <w:r w:rsidR="008E7C35" w:rsidRPr="004E28AD" w:rsidDel="00791243">
            <w:rPr>
              <w:rFonts w:eastAsiaTheme="minorHAnsi"/>
              <w:sz w:val="26"/>
              <w:szCs w:val="26"/>
              <w:lang w:val="en-IN"/>
            </w:rPr>
            <w:delText xml:space="preserve"> other charges due up to the date of handing over vacant possession of the </w:delText>
          </w:r>
        </w:del>
      </w:ins>
      <w:ins w:id="690" w:author="Rudra Pillai" w:date="2024-02-05T17:35:00Z">
        <w:del w:id="691" w:author="swetha vivekanandan" w:date="2024-02-14T15:40:00Z">
          <w:r w:rsidR="00C11659" w:rsidRPr="004E28AD" w:rsidDel="00791243">
            <w:rPr>
              <w:rFonts w:eastAsiaTheme="minorHAnsi"/>
              <w:sz w:val="26"/>
              <w:szCs w:val="26"/>
              <w:lang w:val="en-IN"/>
            </w:rPr>
            <w:delText>Leased Premises</w:delText>
          </w:r>
        </w:del>
      </w:ins>
      <w:ins w:id="692" w:author="Rudra Pillai" w:date="2024-02-05T17:33:00Z">
        <w:del w:id="693" w:author="swetha vivekanandan" w:date="2024-02-14T15:40:00Z">
          <w:r w:rsidR="008E7C35" w:rsidRPr="004E28AD" w:rsidDel="00791243">
            <w:rPr>
              <w:rFonts w:eastAsiaTheme="minorHAnsi"/>
              <w:sz w:val="26"/>
              <w:szCs w:val="26"/>
              <w:lang w:val="en-IN"/>
            </w:rPr>
            <w:delText xml:space="preserve"> either on expiry of the </w:delText>
          </w:r>
        </w:del>
      </w:ins>
      <w:ins w:id="694" w:author="Rudra Pillai" w:date="2024-02-05T17:36:00Z">
        <w:del w:id="695" w:author="swetha vivekanandan" w:date="2024-02-14T15:40:00Z">
          <w:r w:rsidR="00335F8D" w:rsidRPr="004E28AD" w:rsidDel="00791243">
            <w:rPr>
              <w:rFonts w:eastAsiaTheme="minorHAnsi"/>
              <w:sz w:val="26"/>
              <w:szCs w:val="26"/>
              <w:lang w:val="en-IN"/>
            </w:rPr>
            <w:delText>L</w:delText>
          </w:r>
        </w:del>
      </w:ins>
      <w:ins w:id="696" w:author="Rudra Pillai" w:date="2024-02-05T17:33:00Z">
        <w:del w:id="697" w:author="swetha vivekanandan" w:date="2024-02-14T15:40:00Z">
          <w:r w:rsidR="008E7C35" w:rsidRPr="004E28AD" w:rsidDel="00791243">
            <w:rPr>
              <w:rFonts w:eastAsiaTheme="minorHAnsi"/>
              <w:sz w:val="26"/>
              <w:szCs w:val="26"/>
              <w:lang w:val="en-IN"/>
            </w:rPr>
            <w:delText xml:space="preserve">ease </w:delText>
          </w:r>
        </w:del>
      </w:ins>
      <w:ins w:id="698" w:author="Rudra Pillai" w:date="2024-02-05T17:36:00Z">
        <w:del w:id="699" w:author="swetha vivekanandan" w:date="2024-02-14T15:40:00Z">
          <w:r w:rsidR="00335F8D" w:rsidRPr="004E28AD" w:rsidDel="00791243">
            <w:rPr>
              <w:rFonts w:eastAsiaTheme="minorHAnsi"/>
              <w:sz w:val="26"/>
              <w:szCs w:val="26"/>
              <w:lang w:val="en-IN"/>
            </w:rPr>
            <w:delText>P</w:delText>
          </w:r>
        </w:del>
      </w:ins>
      <w:ins w:id="700" w:author="Rudra Pillai" w:date="2024-02-05T17:33:00Z">
        <w:del w:id="701" w:author="swetha vivekanandan" w:date="2024-02-14T15:40:00Z">
          <w:r w:rsidR="008E7C35" w:rsidRPr="004E28AD" w:rsidDel="00791243">
            <w:rPr>
              <w:rFonts w:eastAsiaTheme="minorHAnsi"/>
              <w:sz w:val="26"/>
              <w:szCs w:val="26"/>
              <w:lang w:val="en-IN"/>
            </w:rPr>
            <w:delText>eriod or termination as contemplated in clause &amp; hereto.</w:delText>
          </w:r>
        </w:del>
      </w:ins>
      <w:del w:id="702" w:author="swetha vivekanandan" w:date="2024-02-14T15:40:00Z">
        <w:r w:rsidRPr="004E28AD" w:rsidDel="00791243">
          <w:rPr>
            <w:sz w:val="26"/>
          </w:rPr>
          <w:delText xml:space="preserve"> simultaneously with handing over of the Leased Premises by the LESSEE to the </w:delText>
        </w:r>
        <w:r w:rsidR="002E03F7" w:rsidRPr="004E28AD" w:rsidDel="00791243">
          <w:rPr>
            <w:b/>
            <w:bCs/>
            <w:sz w:val="26"/>
          </w:rPr>
          <w:delText>LESSOR</w:delText>
        </w:r>
        <w:r w:rsidRPr="004E28AD" w:rsidDel="00791243">
          <w:rPr>
            <w:sz w:val="26"/>
          </w:rPr>
          <w:delText xml:space="preserve"> after verification regarding the payment of electricity, telephone, Ware dues etc. if any, or any other dues relating to the Leased Premises payable by the LESSEE. The </w:delText>
        </w:r>
        <w:r w:rsidR="002E03F7" w:rsidRPr="004E28AD" w:rsidDel="00791243">
          <w:rPr>
            <w:b/>
            <w:bCs/>
            <w:sz w:val="26"/>
          </w:rPr>
          <w:delText>LESSOR</w:delText>
        </w:r>
        <w:r w:rsidRPr="004E28AD" w:rsidDel="00791243">
          <w:rPr>
            <w:sz w:val="26"/>
          </w:rPr>
          <w:delText xml:space="preserve"> shall refund the Interest Free Refundable Security Deposit against delivery of possession of the Leased Premises by the LESSEE. </w:delText>
        </w:r>
      </w:del>
    </w:p>
    <w:p w14:paraId="6C22541C" w14:textId="5F27AB81" w:rsidR="005823F0" w:rsidRPr="004E28AD" w:rsidDel="00467EB4" w:rsidRDefault="005823F0">
      <w:pPr>
        <w:pStyle w:val="ListParagraph"/>
        <w:numPr>
          <w:ilvl w:val="0"/>
          <w:numId w:val="2"/>
        </w:numPr>
        <w:spacing w:line="360" w:lineRule="auto"/>
        <w:ind w:left="0" w:firstLine="0"/>
        <w:jc w:val="both"/>
        <w:rPr>
          <w:del w:id="703" w:author="swetha vivekanandan" w:date="2024-02-14T16:22:00Z"/>
          <w:sz w:val="26"/>
        </w:rPr>
        <w:pPrChange w:id="704" w:author="swetha vivekanandan" w:date="2024-02-14T16:29:00Z">
          <w:pPr>
            <w:pStyle w:val="ListParagraph"/>
          </w:pPr>
        </w:pPrChange>
      </w:pPr>
    </w:p>
    <w:p w14:paraId="6C22541D" w14:textId="0629B80B" w:rsidR="005823F0" w:rsidRPr="004E28AD" w:rsidDel="00467EB4" w:rsidRDefault="004775DA">
      <w:pPr>
        <w:pStyle w:val="ListParagraph"/>
        <w:numPr>
          <w:ilvl w:val="0"/>
          <w:numId w:val="2"/>
        </w:numPr>
        <w:spacing w:line="360" w:lineRule="auto"/>
        <w:ind w:left="0" w:firstLine="0"/>
        <w:jc w:val="both"/>
        <w:rPr>
          <w:del w:id="705" w:author="swetha vivekanandan" w:date="2024-02-14T16:20:00Z"/>
          <w:sz w:val="26"/>
        </w:rPr>
        <w:pPrChange w:id="706" w:author="swetha vivekanandan" w:date="2024-02-14T16:29:00Z">
          <w:pPr>
            <w:numPr>
              <w:numId w:val="1"/>
            </w:numPr>
            <w:tabs>
              <w:tab w:val="num" w:pos="360"/>
            </w:tabs>
            <w:spacing w:line="360" w:lineRule="auto"/>
            <w:ind w:left="360" w:hanging="360"/>
            <w:jc w:val="both"/>
          </w:pPr>
        </w:pPrChange>
      </w:pPr>
      <w:ins w:id="707" w:author="Rudra Pillai" w:date="2024-02-05T17:35:00Z">
        <w:del w:id="708" w:author="swetha vivekanandan" w:date="2024-02-14T16:20:00Z">
          <w:r w:rsidRPr="004E28AD" w:rsidDel="00467EB4">
            <w:rPr>
              <w:sz w:val="26"/>
            </w:rPr>
            <w:delText>The LESSOR shall bear the property tax, maintenance charges of</w:delText>
          </w:r>
          <w:r w:rsidR="005E01D7" w:rsidRPr="004E28AD" w:rsidDel="00467EB4">
            <w:rPr>
              <w:rFonts w:eastAsiaTheme="minorHAnsi"/>
              <w:sz w:val="27"/>
              <w:szCs w:val="27"/>
              <w:lang w:val="en-IN"/>
            </w:rPr>
            <w:delText xml:space="preserve"> Lift, DG sets, UPS and all other major alterations in the Leased Premises</w:delText>
          </w:r>
        </w:del>
      </w:ins>
      <w:ins w:id="709" w:author="Rudra Pillai" w:date="2024-02-05T17:38:00Z">
        <w:del w:id="710" w:author="swetha vivekanandan" w:date="2024-02-14T16:20:00Z">
          <w:r w:rsidR="004B407E" w:rsidRPr="004E28AD" w:rsidDel="00467EB4">
            <w:rPr>
              <w:rFonts w:eastAsiaTheme="minorHAnsi"/>
              <w:sz w:val="27"/>
              <w:szCs w:val="27"/>
              <w:lang w:val="en-IN"/>
            </w:rPr>
            <w:delText>. The LESSEE will deduct TDS if applicable.</w:delText>
          </w:r>
        </w:del>
      </w:ins>
      <w:del w:id="711" w:author="swetha vivekanandan" w:date="2024-02-14T16:20:00Z">
        <w:r w:rsidR="005823F0" w:rsidRPr="004E28AD" w:rsidDel="00467EB4">
          <w:rPr>
            <w:sz w:val="26"/>
          </w:rPr>
          <w:delText xml:space="preserve">The </w:delText>
        </w:r>
        <w:r w:rsidR="002E03F7" w:rsidRPr="004E28AD" w:rsidDel="00467EB4">
          <w:rPr>
            <w:b/>
            <w:bCs/>
            <w:sz w:val="26"/>
          </w:rPr>
          <w:delText>LESSOR</w:delText>
        </w:r>
        <w:r w:rsidR="005823F0" w:rsidRPr="004E28AD" w:rsidDel="00467EB4">
          <w:rPr>
            <w:sz w:val="26"/>
          </w:rPr>
          <w:delText xml:space="preserve"> shall pay all the present rates of taxes, ground rent, house tax, other Charges, Assessments and outgoings imposed or payable to the Government or any local authority in respect of the Leased Premises. In case the said authorities increase their rate of taxes or impose new taxes in respect of the Leased Premises, the difference between the initial prevalent rate of taxes and the revised rate of taxes in future shall be to the LESSEE’s account and shall be paid or reimburse by the LESSEE. However, if the taxes are increased due to revision in rental value, in that event the same shall be borne by the </w:delText>
        </w:r>
        <w:r w:rsidR="002E03F7" w:rsidRPr="004E28AD" w:rsidDel="00467EB4">
          <w:rPr>
            <w:b/>
            <w:bCs/>
            <w:sz w:val="26"/>
          </w:rPr>
          <w:delText>LESSOR</w:delText>
        </w:r>
        <w:r w:rsidR="005823F0" w:rsidRPr="004E28AD" w:rsidDel="00467EB4">
          <w:rPr>
            <w:sz w:val="26"/>
          </w:rPr>
          <w:delText xml:space="preserve"> only.</w:delText>
        </w:r>
      </w:del>
    </w:p>
    <w:p w14:paraId="6C22541E" w14:textId="18691022" w:rsidR="005823F0" w:rsidRPr="004E28AD" w:rsidDel="00467EB4" w:rsidRDefault="005823F0">
      <w:pPr>
        <w:pStyle w:val="ListParagraph"/>
        <w:numPr>
          <w:ilvl w:val="0"/>
          <w:numId w:val="2"/>
        </w:numPr>
        <w:spacing w:line="360" w:lineRule="auto"/>
        <w:ind w:left="0" w:firstLine="0"/>
        <w:jc w:val="both"/>
        <w:rPr>
          <w:del w:id="712" w:author="swetha vivekanandan" w:date="2024-02-14T16:22:00Z"/>
          <w:sz w:val="26"/>
        </w:rPr>
        <w:pPrChange w:id="713" w:author="swetha vivekanandan" w:date="2024-02-14T16:29:00Z">
          <w:pPr/>
        </w:pPrChange>
      </w:pPr>
    </w:p>
    <w:p w14:paraId="6C22542D" w14:textId="0FB0DA2C" w:rsidR="005823F0" w:rsidRPr="004E28AD" w:rsidDel="00467EB4" w:rsidRDefault="005823F0">
      <w:pPr>
        <w:pStyle w:val="ListParagraph"/>
        <w:numPr>
          <w:ilvl w:val="0"/>
          <w:numId w:val="2"/>
        </w:numPr>
        <w:spacing w:line="360" w:lineRule="auto"/>
        <w:ind w:left="0" w:firstLine="0"/>
        <w:jc w:val="both"/>
        <w:rPr>
          <w:del w:id="714" w:author="swetha vivekanandan" w:date="2024-02-14T16:21:00Z"/>
          <w:sz w:val="26"/>
        </w:rPr>
        <w:pPrChange w:id="715" w:author="swetha vivekanandan" w:date="2024-02-14T16:29:00Z">
          <w:pPr>
            <w:numPr>
              <w:numId w:val="1"/>
            </w:numPr>
            <w:tabs>
              <w:tab w:val="num" w:pos="142"/>
              <w:tab w:val="num" w:pos="360"/>
            </w:tabs>
            <w:spacing w:line="360" w:lineRule="auto"/>
            <w:ind w:left="284" w:hanging="360"/>
            <w:jc w:val="both"/>
          </w:pPr>
        </w:pPrChange>
      </w:pPr>
      <w:del w:id="716" w:author="swetha vivekanandan" w:date="2024-02-14T16:21:00Z">
        <w:r w:rsidRPr="004E28AD" w:rsidDel="00467EB4">
          <w:rPr>
            <w:sz w:val="26"/>
          </w:rPr>
          <w:delText>The LESSEE shall also pay all charges/taxes in respect of telephone, water, electric power, light used on the said Lease</w:delText>
        </w:r>
      </w:del>
      <w:ins w:id="717" w:author="Rudra Pillai" w:date="2024-02-05T17:39:00Z">
        <w:del w:id="718" w:author="swetha vivekanandan" w:date="2024-02-14T16:21:00Z">
          <w:r w:rsidR="00C9293B" w:rsidRPr="004E28AD" w:rsidDel="00467EB4">
            <w:rPr>
              <w:sz w:val="26"/>
            </w:rPr>
            <w:delText>d</w:delText>
          </w:r>
        </w:del>
      </w:ins>
      <w:del w:id="719" w:author="swetha vivekanandan" w:date="2024-02-14T16:21:00Z">
        <w:r w:rsidRPr="004E28AD" w:rsidDel="00467EB4">
          <w:rPr>
            <w:sz w:val="26"/>
          </w:rPr>
          <w:delText xml:space="preserve"> p</w:delText>
        </w:r>
      </w:del>
      <w:ins w:id="720" w:author="Rudra Pillai" w:date="2024-02-05T17:39:00Z">
        <w:del w:id="721" w:author="swetha vivekanandan" w:date="2024-02-14T16:21:00Z">
          <w:r w:rsidR="00C9293B" w:rsidRPr="004E28AD" w:rsidDel="00467EB4">
            <w:rPr>
              <w:sz w:val="26"/>
            </w:rPr>
            <w:delText>P</w:delText>
          </w:r>
        </w:del>
      </w:ins>
      <w:del w:id="722" w:author="swetha vivekanandan" w:date="2024-02-14T16:21:00Z">
        <w:r w:rsidRPr="004E28AD" w:rsidDel="00467EB4">
          <w:rPr>
            <w:sz w:val="26"/>
          </w:rPr>
          <w:delText xml:space="preserve">remises during the period of lease or any further period of occupation of Leased Premises, as per meter installed at the premises directly to the concerned authorities. </w:delText>
        </w:r>
      </w:del>
    </w:p>
    <w:p w14:paraId="6C22542E" w14:textId="0EAE8E2C" w:rsidR="005823F0" w:rsidRPr="004E28AD" w:rsidDel="00467EB4" w:rsidRDefault="005823F0">
      <w:pPr>
        <w:pStyle w:val="ListParagraph"/>
        <w:numPr>
          <w:ilvl w:val="0"/>
          <w:numId w:val="2"/>
        </w:numPr>
        <w:spacing w:line="360" w:lineRule="auto"/>
        <w:ind w:left="0" w:firstLine="0"/>
        <w:jc w:val="both"/>
        <w:rPr>
          <w:del w:id="723" w:author="swetha vivekanandan" w:date="2024-02-14T16:21:00Z"/>
          <w:sz w:val="26"/>
        </w:rPr>
        <w:pPrChange w:id="724" w:author="swetha vivekanandan" w:date="2024-02-14T16:29:00Z">
          <w:pPr>
            <w:pStyle w:val="ListParagraph"/>
          </w:pPr>
        </w:pPrChange>
      </w:pPr>
    </w:p>
    <w:p w14:paraId="6C22542F" w14:textId="48B32818" w:rsidR="005823F0" w:rsidRPr="004E28AD" w:rsidDel="00467EB4" w:rsidRDefault="005823F0">
      <w:pPr>
        <w:pStyle w:val="ListParagraph"/>
        <w:numPr>
          <w:ilvl w:val="0"/>
          <w:numId w:val="2"/>
        </w:numPr>
        <w:spacing w:line="360" w:lineRule="auto"/>
        <w:ind w:left="0" w:firstLine="0"/>
        <w:jc w:val="both"/>
        <w:rPr>
          <w:del w:id="725" w:author="swetha vivekanandan" w:date="2024-02-14T16:22:00Z"/>
          <w:sz w:val="26"/>
        </w:rPr>
        <w:pPrChange w:id="726" w:author="swetha vivekanandan" w:date="2024-02-14T16:29:00Z">
          <w:pPr>
            <w:numPr>
              <w:numId w:val="1"/>
            </w:numPr>
            <w:tabs>
              <w:tab w:val="num" w:pos="142"/>
              <w:tab w:val="num" w:pos="360"/>
            </w:tabs>
            <w:spacing w:line="360" w:lineRule="auto"/>
            <w:ind w:left="284" w:hanging="360"/>
            <w:jc w:val="both"/>
          </w:pPr>
        </w:pPrChange>
      </w:pPr>
      <w:del w:id="727" w:author="swetha vivekanandan" w:date="2024-02-14T16:21:00Z">
        <w:r w:rsidRPr="004E28AD" w:rsidDel="00467EB4">
          <w:rPr>
            <w:sz w:val="26"/>
          </w:rPr>
          <w:delText>That the LESSEE at the time of taking over the possession of the said office flat, has verified that all sanitary, electrical and other fixtures, which are installed in the office flat are in the perfect working order and nothing is broken or missing and accepts to take the said Lease premises on lease and shall handover the vacant physical possession of the premises in working conditions except from any natural wear and tear or unforeseen calamities.</w:delText>
        </w:r>
      </w:del>
    </w:p>
    <w:p w14:paraId="6C225430" w14:textId="1C15EA3A" w:rsidR="005823F0" w:rsidRPr="004E28AD" w:rsidDel="00467EB4" w:rsidRDefault="005823F0">
      <w:pPr>
        <w:pStyle w:val="ListParagraph"/>
        <w:numPr>
          <w:ilvl w:val="0"/>
          <w:numId w:val="2"/>
        </w:numPr>
        <w:spacing w:line="360" w:lineRule="auto"/>
        <w:ind w:left="0" w:firstLine="0"/>
        <w:jc w:val="both"/>
        <w:rPr>
          <w:del w:id="728" w:author="swetha vivekanandan" w:date="2024-02-14T16:22:00Z"/>
        </w:rPr>
        <w:pPrChange w:id="729" w:author="swetha vivekanandan" w:date="2024-02-14T16:29:00Z">
          <w:pPr>
            <w:spacing w:line="360" w:lineRule="auto"/>
            <w:jc w:val="both"/>
          </w:pPr>
        </w:pPrChange>
      </w:pPr>
    </w:p>
    <w:p w14:paraId="6C225431" w14:textId="72BBC230" w:rsidR="005823F0" w:rsidRPr="004E28AD" w:rsidDel="00467EB4" w:rsidRDefault="005823F0">
      <w:pPr>
        <w:pStyle w:val="ListParagraph"/>
        <w:numPr>
          <w:ilvl w:val="0"/>
          <w:numId w:val="2"/>
        </w:numPr>
        <w:spacing w:line="360" w:lineRule="auto"/>
        <w:ind w:left="0" w:firstLine="0"/>
        <w:jc w:val="both"/>
        <w:rPr>
          <w:del w:id="730" w:author="swetha vivekanandan" w:date="2024-02-14T16:21:00Z"/>
          <w:sz w:val="26"/>
        </w:rPr>
        <w:pPrChange w:id="731" w:author="swetha vivekanandan" w:date="2024-02-14T16:29:00Z">
          <w:pPr>
            <w:spacing w:line="360" w:lineRule="auto"/>
            <w:ind w:left="360" w:hanging="360"/>
            <w:jc w:val="both"/>
          </w:pPr>
        </w:pPrChange>
      </w:pPr>
      <w:del w:id="732" w:author="swetha vivekanandan" w:date="2024-02-14T16:22:00Z">
        <w:r w:rsidRPr="004E28AD" w:rsidDel="00467EB4">
          <w:rPr>
            <w:sz w:val="26"/>
          </w:rPr>
          <w:delText>1</w:delText>
        </w:r>
      </w:del>
      <w:ins w:id="733" w:author="Rudra Pillai" w:date="2024-02-05T18:18:00Z">
        <w:del w:id="734" w:author="swetha vivekanandan" w:date="2024-02-14T16:22:00Z">
          <w:r w:rsidR="00D723F4" w:rsidRPr="004E28AD" w:rsidDel="00467EB4">
            <w:rPr>
              <w:sz w:val="26"/>
            </w:rPr>
            <w:delText>0</w:delText>
          </w:r>
        </w:del>
      </w:ins>
      <w:del w:id="735" w:author="swetha vivekanandan" w:date="2024-02-14T16:22:00Z">
        <w:r w:rsidRPr="004E28AD" w:rsidDel="00467EB4">
          <w:rPr>
            <w:sz w:val="26"/>
          </w:rPr>
          <w:delText xml:space="preserve">2. </w:delText>
        </w:r>
      </w:del>
      <w:ins w:id="736" w:author="Rudra Pillai" w:date="2024-02-05T18:12:00Z">
        <w:del w:id="737" w:author="swetha vivekanandan" w:date="2024-02-14T16:22:00Z">
          <w:r w:rsidR="00A6130D" w:rsidRPr="004E28AD" w:rsidDel="00467EB4">
            <w:rPr>
              <w:rFonts w:eastAsiaTheme="minorHAnsi"/>
              <w:sz w:val="26"/>
              <w:szCs w:val="26"/>
              <w:lang w:val="en-IN"/>
            </w:rPr>
            <w:delText>.</w:delText>
          </w:r>
          <w:r w:rsidR="00A6130D" w:rsidRPr="004E28AD" w:rsidDel="00467EB4">
            <w:rPr>
              <w:sz w:val="26"/>
            </w:rPr>
            <w:delText xml:space="preserve"> </w:delText>
          </w:r>
        </w:del>
      </w:ins>
      <w:del w:id="738" w:author="swetha vivekanandan" w:date="2024-02-14T16:21:00Z">
        <w:r w:rsidRPr="004E28AD" w:rsidDel="00467EB4">
          <w:rPr>
            <w:sz w:val="26"/>
          </w:rPr>
          <w:delText xml:space="preserve">This Lease Deed does not convey any right to sublet and the LESSEE undertakes that they will not sublet, assign or otherwise part with possession of the said Leased Premises in part or in full, without the prior written consent of the </w:delText>
        </w:r>
        <w:r w:rsidR="002E03F7" w:rsidRPr="004E28AD" w:rsidDel="00467EB4">
          <w:rPr>
            <w:b/>
            <w:bCs/>
            <w:sz w:val="26"/>
          </w:rPr>
          <w:delText>LESSOR</w:delText>
        </w:r>
        <w:r w:rsidRPr="004E28AD" w:rsidDel="00467EB4">
          <w:rPr>
            <w:sz w:val="26"/>
          </w:rPr>
          <w:delText xml:space="preserve"> except </w:delText>
        </w:r>
      </w:del>
      <w:ins w:id="739" w:author="Rudra Pillai" w:date="2024-02-05T18:13:00Z">
        <w:del w:id="740" w:author="swetha vivekanandan" w:date="2024-02-14T16:21:00Z">
          <w:r w:rsidR="00FF3D62" w:rsidRPr="004E28AD" w:rsidDel="00467EB4">
            <w:rPr>
              <w:sz w:val="26"/>
            </w:rPr>
            <w:delText xml:space="preserve">within WPP/GroupM Media India Private Limited group companies/subsidiaries at any point during the </w:delText>
          </w:r>
          <w:r w:rsidR="000065BB" w:rsidRPr="004E28AD" w:rsidDel="00467EB4">
            <w:rPr>
              <w:sz w:val="26"/>
            </w:rPr>
            <w:delText xml:space="preserve">Lease Period </w:delText>
          </w:r>
        </w:del>
      </w:ins>
      <w:del w:id="741" w:author="swetha vivekanandan" w:date="2024-02-14T16:21:00Z">
        <w:r w:rsidRPr="004E28AD" w:rsidDel="00467EB4">
          <w:rPr>
            <w:sz w:val="26"/>
          </w:rPr>
          <w:delText>Subsidiary Companies, Sister Concerns or Associated companies of Lessee, which shall not be accounted as sub-letting of premises.</w:delText>
        </w:r>
      </w:del>
    </w:p>
    <w:p w14:paraId="6C225432" w14:textId="6976A9D1" w:rsidR="005823F0" w:rsidRPr="004E28AD" w:rsidDel="00467EB4" w:rsidRDefault="005823F0">
      <w:pPr>
        <w:pStyle w:val="ListParagraph"/>
        <w:numPr>
          <w:ilvl w:val="0"/>
          <w:numId w:val="2"/>
        </w:numPr>
        <w:spacing w:line="360" w:lineRule="auto"/>
        <w:ind w:left="0" w:firstLine="0"/>
        <w:jc w:val="both"/>
        <w:rPr>
          <w:del w:id="742" w:author="swetha vivekanandan" w:date="2024-02-14T16:21:00Z"/>
        </w:rPr>
        <w:pPrChange w:id="743" w:author="swetha vivekanandan" w:date="2024-02-14T16:29:00Z">
          <w:pPr>
            <w:spacing w:line="360" w:lineRule="auto"/>
            <w:jc w:val="both"/>
          </w:pPr>
        </w:pPrChange>
      </w:pPr>
    </w:p>
    <w:p w14:paraId="6C225433" w14:textId="10F21654" w:rsidR="005823F0" w:rsidRPr="004E28AD" w:rsidDel="00467EB4" w:rsidRDefault="005823F0">
      <w:pPr>
        <w:pStyle w:val="ListParagraph"/>
        <w:numPr>
          <w:ilvl w:val="0"/>
          <w:numId w:val="2"/>
        </w:numPr>
        <w:spacing w:line="360" w:lineRule="auto"/>
        <w:ind w:left="0" w:firstLine="0"/>
        <w:jc w:val="both"/>
        <w:rPr>
          <w:del w:id="744" w:author="swetha vivekanandan" w:date="2024-02-14T16:21:00Z"/>
          <w:sz w:val="26"/>
        </w:rPr>
        <w:pPrChange w:id="745" w:author="swetha vivekanandan" w:date="2024-02-14T16:29:00Z">
          <w:pPr>
            <w:spacing w:line="360" w:lineRule="auto"/>
            <w:ind w:left="450" w:hanging="450"/>
            <w:jc w:val="both"/>
          </w:pPr>
        </w:pPrChange>
      </w:pPr>
      <w:del w:id="746" w:author="swetha vivekanandan" w:date="2024-02-14T16:21:00Z">
        <w:r w:rsidRPr="004E28AD" w:rsidDel="00467EB4">
          <w:rPr>
            <w:sz w:val="26"/>
          </w:rPr>
          <w:delText>1</w:delText>
        </w:r>
      </w:del>
      <w:ins w:id="747" w:author="Rudra Pillai" w:date="2024-02-05T18:18:00Z">
        <w:del w:id="748" w:author="swetha vivekanandan" w:date="2024-02-14T16:21:00Z">
          <w:r w:rsidR="00B249DC" w:rsidRPr="004E28AD" w:rsidDel="00467EB4">
            <w:rPr>
              <w:sz w:val="26"/>
            </w:rPr>
            <w:delText>1</w:delText>
          </w:r>
        </w:del>
      </w:ins>
      <w:del w:id="749" w:author="swetha vivekanandan" w:date="2024-02-14T16:21:00Z">
        <w:r w:rsidRPr="004E28AD" w:rsidDel="00467EB4">
          <w:rPr>
            <w:sz w:val="26"/>
          </w:rPr>
          <w:delText xml:space="preserve">3.  The LESSEE shall have the right to carry out all minor repair, addition and alteration and renovation to the Leased Premises or any part thereof at their own expenses, as per laws and bye laws Local Authority. The LESSEE is expressly prohibited from carrying out any structural changes without the written permission of the </w:delText>
        </w:r>
        <w:r w:rsidR="002E03F7" w:rsidRPr="004E28AD" w:rsidDel="00467EB4">
          <w:rPr>
            <w:b/>
            <w:bCs/>
            <w:sz w:val="26"/>
          </w:rPr>
          <w:delText>LESSOR</w:delText>
        </w:r>
        <w:r w:rsidRPr="004E28AD" w:rsidDel="00467EB4">
          <w:rPr>
            <w:sz w:val="26"/>
          </w:rPr>
          <w:delText>. The LESSEE shall not make any additions or alterations to the exterior of the building except to install any electronic appliances including signage, hoardings, neon signs of the LESSEE, subject to Bye laws of Local authority or Maintenance society.</w:delText>
        </w:r>
      </w:del>
    </w:p>
    <w:p w14:paraId="6C225434" w14:textId="324F521C" w:rsidR="005823F0" w:rsidRPr="004E28AD" w:rsidDel="00467EB4" w:rsidRDefault="005823F0">
      <w:pPr>
        <w:pStyle w:val="ListParagraph"/>
        <w:numPr>
          <w:ilvl w:val="0"/>
          <w:numId w:val="2"/>
        </w:numPr>
        <w:spacing w:line="360" w:lineRule="auto"/>
        <w:ind w:left="0" w:firstLine="0"/>
        <w:jc w:val="both"/>
        <w:rPr>
          <w:del w:id="750" w:author="swetha vivekanandan" w:date="2024-02-14T16:21:00Z"/>
          <w:sz w:val="12"/>
        </w:rPr>
        <w:pPrChange w:id="751" w:author="swetha vivekanandan" w:date="2024-02-14T16:29:00Z">
          <w:pPr>
            <w:spacing w:line="360" w:lineRule="auto"/>
            <w:ind w:left="450" w:hanging="450"/>
            <w:jc w:val="both"/>
          </w:pPr>
        </w:pPrChange>
      </w:pPr>
    </w:p>
    <w:p w14:paraId="6C225435" w14:textId="6F47DA37" w:rsidR="005823F0" w:rsidRPr="004E28AD" w:rsidDel="00467EB4" w:rsidRDefault="005823F0">
      <w:pPr>
        <w:pStyle w:val="ListParagraph"/>
        <w:numPr>
          <w:ilvl w:val="0"/>
          <w:numId w:val="2"/>
        </w:numPr>
        <w:spacing w:line="360" w:lineRule="auto"/>
        <w:ind w:left="0" w:firstLine="0"/>
        <w:jc w:val="both"/>
        <w:rPr>
          <w:del w:id="752" w:author="swetha vivekanandan" w:date="2024-02-14T16:21:00Z"/>
          <w:sz w:val="26"/>
        </w:rPr>
        <w:pPrChange w:id="753" w:author="swetha vivekanandan" w:date="2024-02-14T16:29:00Z">
          <w:pPr>
            <w:spacing w:line="360" w:lineRule="auto"/>
            <w:ind w:left="450" w:hanging="450"/>
            <w:jc w:val="both"/>
          </w:pPr>
        </w:pPrChange>
      </w:pPr>
      <w:del w:id="754" w:author="swetha vivekanandan" w:date="2024-02-14T16:21:00Z">
        <w:r w:rsidRPr="004E28AD" w:rsidDel="00467EB4">
          <w:rPr>
            <w:sz w:val="26"/>
          </w:rPr>
          <w:delText>1</w:delText>
        </w:r>
      </w:del>
      <w:ins w:id="755" w:author="Rudra Pillai" w:date="2024-02-05T18:18:00Z">
        <w:del w:id="756" w:author="swetha vivekanandan" w:date="2024-02-14T16:21:00Z">
          <w:r w:rsidR="00B249DC" w:rsidRPr="004E28AD" w:rsidDel="00467EB4">
            <w:rPr>
              <w:sz w:val="26"/>
            </w:rPr>
            <w:delText>2</w:delText>
          </w:r>
        </w:del>
      </w:ins>
      <w:del w:id="757" w:author="swetha vivekanandan" w:date="2024-02-14T16:21:00Z">
        <w:r w:rsidRPr="004E28AD" w:rsidDel="00467EB4">
          <w:rPr>
            <w:sz w:val="26"/>
          </w:rPr>
          <w:delText>4.  That the LESSEE can make any minor additions or alterations in the rented Leased Premises for making enclosures or cabins etc. install air-conditioners, generators, office equipment, VSAT, computer etc. without in any manner altering or damaging the basic structure of the Leased Premises and on termination of the lease, to restore the same to its original condition, natural wear and tear excepted.</w:delText>
        </w:r>
      </w:del>
    </w:p>
    <w:p w14:paraId="6C225436" w14:textId="328B5B21" w:rsidR="005823F0" w:rsidRPr="004E28AD" w:rsidDel="00467EB4" w:rsidRDefault="005823F0">
      <w:pPr>
        <w:pStyle w:val="ListParagraph"/>
        <w:numPr>
          <w:ilvl w:val="0"/>
          <w:numId w:val="2"/>
        </w:numPr>
        <w:spacing w:line="360" w:lineRule="auto"/>
        <w:ind w:left="0" w:firstLine="0"/>
        <w:jc w:val="both"/>
        <w:rPr>
          <w:del w:id="758" w:author="swetha vivekanandan" w:date="2024-02-14T16:21:00Z"/>
          <w:sz w:val="10"/>
        </w:rPr>
        <w:pPrChange w:id="759" w:author="swetha vivekanandan" w:date="2024-02-14T16:29:00Z">
          <w:pPr>
            <w:spacing w:line="360" w:lineRule="auto"/>
            <w:ind w:left="450" w:hanging="450"/>
            <w:jc w:val="both"/>
          </w:pPr>
        </w:pPrChange>
      </w:pPr>
    </w:p>
    <w:p w14:paraId="6C22543D" w14:textId="2733D13D" w:rsidR="000D022C" w:rsidRPr="004E28AD" w:rsidDel="00467EB4" w:rsidRDefault="000D022C">
      <w:pPr>
        <w:pStyle w:val="ListParagraph"/>
        <w:numPr>
          <w:ilvl w:val="0"/>
          <w:numId w:val="2"/>
        </w:numPr>
        <w:spacing w:line="360" w:lineRule="auto"/>
        <w:ind w:left="0" w:firstLine="0"/>
        <w:jc w:val="both"/>
        <w:rPr>
          <w:del w:id="760" w:author="swetha vivekanandan" w:date="2024-02-14T16:21:00Z"/>
          <w:sz w:val="10"/>
        </w:rPr>
        <w:pPrChange w:id="761" w:author="swetha vivekanandan" w:date="2024-02-14T16:29:00Z">
          <w:pPr>
            <w:spacing w:line="360" w:lineRule="auto"/>
            <w:ind w:left="450" w:hanging="450"/>
            <w:jc w:val="both"/>
          </w:pPr>
        </w:pPrChange>
      </w:pPr>
    </w:p>
    <w:p w14:paraId="6C225447" w14:textId="1A07C740" w:rsidR="005823F0" w:rsidRPr="004E28AD" w:rsidDel="00467EB4" w:rsidRDefault="005823F0">
      <w:pPr>
        <w:pStyle w:val="ListParagraph"/>
        <w:numPr>
          <w:ilvl w:val="0"/>
          <w:numId w:val="2"/>
        </w:numPr>
        <w:spacing w:line="360" w:lineRule="auto"/>
        <w:ind w:left="0" w:firstLine="0"/>
        <w:jc w:val="both"/>
        <w:rPr>
          <w:del w:id="762" w:author="swetha vivekanandan" w:date="2024-02-14T16:21:00Z"/>
          <w:sz w:val="26"/>
        </w:rPr>
        <w:pPrChange w:id="763" w:author="swetha vivekanandan" w:date="2024-02-14T16:29:00Z">
          <w:pPr>
            <w:spacing w:line="360" w:lineRule="auto"/>
            <w:ind w:left="450" w:hanging="450"/>
            <w:jc w:val="both"/>
          </w:pPr>
        </w:pPrChange>
      </w:pPr>
      <w:del w:id="764" w:author="swetha vivekanandan" w:date="2024-02-14T16:21:00Z">
        <w:r w:rsidRPr="004E28AD" w:rsidDel="00467EB4">
          <w:rPr>
            <w:sz w:val="26"/>
          </w:rPr>
          <w:delText>1</w:delText>
        </w:r>
      </w:del>
      <w:ins w:id="765" w:author="Rudra Pillai" w:date="2024-02-05T18:18:00Z">
        <w:del w:id="766" w:author="swetha vivekanandan" w:date="2024-02-14T16:21:00Z">
          <w:r w:rsidR="00B249DC" w:rsidRPr="004E28AD" w:rsidDel="00467EB4">
            <w:rPr>
              <w:sz w:val="26"/>
            </w:rPr>
            <w:delText>3</w:delText>
          </w:r>
        </w:del>
      </w:ins>
      <w:del w:id="767" w:author="swetha vivekanandan" w:date="2024-02-14T16:21:00Z">
        <w:r w:rsidRPr="004E28AD" w:rsidDel="00467EB4">
          <w:rPr>
            <w:sz w:val="26"/>
          </w:rPr>
          <w:delText>5.  That the LESSEE shall have unrestricted use of the Leased Premises for their official and commercial purpose and shall not use it for purpose prohibited under law. Stay of watchmen, security and maintenance staff etc, of the LESSEE according to the necessity of the company on the Leased Premises will not, however, and be construed to mean using the Leased Premises for residential purpose, subject to the same being permissible by LESSEE/ concerned statutory authorities.</w:delText>
        </w:r>
      </w:del>
    </w:p>
    <w:p w14:paraId="6C225448" w14:textId="2815A559" w:rsidR="005823F0" w:rsidRPr="004E28AD" w:rsidDel="00467EB4" w:rsidRDefault="005823F0">
      <w:pPr>
        <w:pStyle w:val="ListParagraph"/>
        <w:numPr>
          <w:ilvl w:val="0"/>
          <w:numId w:val="2"/>
        </w:numPr>
        <w:spacing w:line="360" w:lineRule="auto"/>
        <w:ind w:left="0" w:firstLine="0"/>
        <w:jc w:val="both"/>
        <w:rPr>
          <w:del w:id="768" w:author="swetha vivekanandan" w:date="2024-02-14T16:22:00Z"/>
          <w:sz w:val="14"/>
        </w:rPr>
        <w:pPrChange w:id="769" w:author="swetha vivekanandan" w:date="2024-02-14T16:29:00Z">
          <w:pPr>
            <w:spacing w:line="360" w:lineRule="auto"/>
            <w:jc w:val="both"/>
          </w:pPr>
        </w:pPrChange>
      </w:pPr>
    </w:p>
    <w:p w14:paraId="6C225449" w14:textId="4099FF9C" w:rsidR="005823F0" w:rsidRPr="004E28AD" w:rsidDel="00467EB4" w:rsidRDefault="005823F0">
      <w:pPr>
        <w:pStyle w:val="ListParagraph"/>
        <w:numPr>
          <w:ilvl w:val="0"/>
          <w:numId w:val="2"/>
        </w:numPr>
        <w:spacing w:line="360" w:lineRule="auto"/>
        <w:ind w:left="0" w:firstLine="0"/>
        <w:jc w:val="both"/>
        <w:rPr>
          <w:del w:id="770" w:author="swetha vivekanandan" w:date="2024-02-14T16:22:00Z"/>
          <w:sz w:val="26"/>
        </w:rPr>
        <w:pPrChange w:id="771" w:author="swetha vivekanandan" w:date="2024-02-14T16:29:00Z">
          <w:pPr>
            <w:spacing w:line="360" w:lineRule="auto"/>
            <w:ind w:left="450" w:hanging="450"/>
            <w:jc w:val="both"/>
          </w:pPr>
        </w:pPrChange>
      </w:pPr>
      <w:del w:id="772" w:author="swetha vivekanandan" w:date="2024-02-14T16:22:00Z">
        <w:r w:rsidRPr="004E28AD" w:rsidDel="00467EB4">
          <w:rPr>
            <w:sz w:val="26"/>
          </w:rPr>
          <w:delText>1</w:delText>
        </w:r>
      </w:del>
      <w:ins w:id="773" w:author="Rudra Pillai" w:date="2024-02-05T18:18:00Z">
        <w:del w:id="774" w:author="swetha vivekanandan" w:date="2024-02-14T16:22:00Z">
          <w:r w:rsidR="00B249DC" w:rsidRPr="004E28AD" w:rsidDel="00467EB4">
            <w:rPr>
              <w:sz w:val="26"/>
            </w:rPr>
            <w:delText>4</w:delText>
          </w:r>
        </w:del>
      </w:ins>
      <w:del w:id="775" w:author="swetha vivekanandan" w:date="2024-02-14T16:22:00Z">
        <w:r w:rsidRPr="004E28AD" w:rsidDel="00467EB4">
          <w:rPr>
            <w:sz w:val="26"/>
          </w:rPr>
          <w:delText xml:space="preserve">6. The LESSEE shall abide by the bye laws &amp; regulation of other local statutory authorities. The </w:delText>
        </w:r>
        <w:r w:rsidR="002E03F7" w:rsidRPr="004E28AD" w:rsidDel="00467EB4">
          <w:rPr>
            <w:b/>
            <w:bCs/>
            <w:sz w:val="26"/>
          </w:rPr>
          <w:delText>LESSOR</w:delText>
        </w:r>
        <w:r w:rsidRPr="004E28AD" w:rsidDel="00467EB4">
          <w:rPr>
            <w:sz w:val="26"/>
          </w:rPr>
          <w:delText xml:space="preserve"> do not permit the LESSEE to do anything that is not in conformity or contravenes or infringes any laws, byelaws, regulations or stipulation of any other local statutory authorities.</w:delText>
        </w:r>
      </w:del>
    </w:p>
    <w:p w14:paraId="6C22544A" w14:textId="6EEFDB30" w:rsidR="005823F0" w:rsidRPr="004E28AD" w:rsidDel="00467EB4" w:rsidRDefault="005823F0">
      <w:pPr>
        <w:pStyle w:val="ListParagraph"/>
        <w:numPr>
          <w:ilvl w:val="0"/>
          <w:numId w:val="2"/>
        </w:numPr>
        <w:spacing w:line="360" w:lineRule="auto"/>
        <w:ind w:left="0" w:firstLine="0"/>
        <w:jc w:val="both"/>
        <w:rPr>
          <w:del w:id="776" w:author="swetha vivekanandan" w:date="2024-02-14T16:22:00Z"/>
          <w:sz w:val="26"/>
        </w:rPr>
        <w:pPrChange w:id="777" w:author="swetha vivekanandan" w:date="2024-02-14T16:29:00Z">
          <w:pPr>
            <w:spacing w:line="360" w:lineRule="auto"/>
            <w:ind w:left="450" w:hanging="450"/>
            <w:jc w:val="both"/>
          </w:pPr>
        </w:pPrChange>
      </w:pPr>
    </w:p>
    <w:p w14:paraId="6C22544B" w14:textId="56B58820" w:rsidR="005823F0" w:rsidRPr="004E28AD" w:rsidDel="00467EB4" w:rsidRDefault="00B249DC">
      <w:pPr>
        <w:pStyle w:val="ListParagraph"/>
        <w:numPr>
          <w:ilvl w:val="0"/>
          <w:numId w:val="2"/>
        </w:numPr>
        <w:spacing w:line="360" w:lineRule="auto"/>
        <w:ind w:left="0" w:firstLine="0"/>
        <w:jc w:val="both"/>
        <w:rPr>
          <w:del w:id="778" w:author="swetha vivekanandan" w:date="2024-02-14T16:22:00Z"/>
          <w:sz w:val="26"/>
        </w:rPr>
        <w:pPrChange w:id="779" w:author="swetha vivekanandan" w:date="2024-02-14T16:29:00Z">
          <w:pPr>
            <w:spacing w:line="360" w:lineRule="auto"/>
            <w:ind w:left="450" w:hanging="450"/>
            <w:jc w:val="both"/>
          </w:pPr>
        </w:pPrChange>
      </w:pPr>
      <w:ins w:id="780" w:author="Rudra Pillai" w:date="2024-02-05T18:18:00Z">
        <w:del w:id="781" w:author="swetha vivekanandan" w:date="2024-02-14T16:22:00Z">
          <w:r w:rsidRPr="004E28AD" w:rsidDel="00467EB4">
            <w:rPr>
              <w:sz w:val="26"/>
            </w:rPr>
            <w:delText xml:space="preserve">15. </w:delText>
          </w:r>
        </w:del>
      </w:ins>
      <w:del w:id="782" w:author="swetha vivekanandan" w:date="2024-02-14T16:22:00Z">
        <w:r w:rsidR="005823F0" w:rsidRPr="004E28AD" w:rsidDel="00467EB4">
          <w:rPr>
            <w:sz w:val="26"/>
          </w:rPr>
          <w:delText xml:space="preserve">That the LESSEE shall permit, on 48 hours prior notice by the </w:delText>
        </w:r>
        <w:r w:rsidR="002E03F7" w:rsidRPr="004E28AD" w:rsidDel="00467EB4">
          <w:rPr>
            <w:b/>
            <w:bCs/>
            <w:sz w:val="26"/>
          </w:rPr>
          <w:delText>LESSOR</w:delText>
        </w:r>
        <w:r w:rsidR="005823F0" w:rsidRPr="004E28AD" w:rsidDel="00467EB4">
          <w:rPr>
            <w:sz w:val="26"/>
          </w:rPr>
          <w:delText>, their agents, surveyors and workmen, with all the necessary appliances, to enter into the said Leased Premises at all reasonable times, for the purpose of either viewing the condition of the said Leased Premises or for doing such work as any be required/necessary for the repairs, alterations or improvements of Leased Premises.</w:delText>
        </w:r>
      </w:del>
    </w:p>
    <w:p w14:paraId="6C22544C" w14:textId="0D342047" w:rsidR="004F722E" w:rsidRPr="004E28AD" w:rsidDel="00467EB4" w:rsidRDefault="004F722E">
      <w:pPr>
        <w:pStyle w:val="ListParagraph"/>
        <w:numPr>
          <w:ilvl w:val="0"/>
          <w:numId w:val="2"/>
        </w:numPr>
        <w:spacing w:line="360" w:lineRule="auto"/>
        <w:ind w:left="0" w:firstLine="0"/>
        <w:jc w:val="both"/>
        <w:rPr>
          <w:del w:id="783" w:author="swetha vivekanandan" w:date="2024-02-14T16:22:00Z"/>
          <w:sz w:val="8"/>
        </w:rPr>
        <w:pPrChange w:id="784" w:author="swetha vivekanandan" w:date="2024-02-14T16:29:00Z">
          <w:pPr>
            <w:spacing w:line="360" w:lineRule="auto"/>
            <w:ind w:left="450" w:hanging="450"/>
            <w:jc w:val="both"/>
          </w:pPr>
        </w:pPrChange>
      </w:pPr>
    </w:p>
    <w:p w14:paraId="6C22544D" w14:textId="2F5E2002" w:rsidR="005823F0" w:rsidRPr="004E28AD" w:rsidDel="00467EB4" w:rsidRDefault="005823F0">
      <w:pPr>
        <w:pStyle w:val="ListParagraph"/>
        <w:numPr>
          <w:ilvl w:val="0"/>
          <w:numId w:val="2"/>
        </w:numPr>
        <w:spacing w:line="360" w:lineRule="auto"/>
        <w:ind w:left="0" w:firstLine="0"/>
        <w:jc w:val="both"/>
        <w:rPr>
          <w:del w:id="785" w:author="swetha vivekanandan" w:date="2024-02-14T16:22:00Z"/>
          <w:sz w:val="26"/>
        </w:rPr>
        <w:pPrChange w:id="786" w:author="swetha vivekanandan" w:date="2024-02-14T16:29:00Z">
          <w:pPr>
            <w:spacing w:line="360" w:lineRule="auto"/>
            <w:ind w:left="450" w:hanging="450"/>
            <w:jc w:val="both"/>
          </w:pPr>
        </w:pPrChange>
      </w:pPr>
      <w:del w:id="787" w:author="swetha vivekanandan" w:date="2024-02-14T16:22:00Z">
        <w:r w:rsidRPr="004E28AD" w:rsidDel="00467EB4">
          <w:rPr>
            <w:sz w:val="26"/>
          </w:rPr>
          <w:delText>1</w:delText>
        </w:r>
      </w:del>
      <w:ins w:id="788" w:author="Rudra Pillai" w:date="2024-02-05T18:19:00Z">
        <w:del w:id="789" w:author="swetha vivekanandan" w:date="2024-02-14T16:22:00Z">
          <w:r w:rsidR="00B249DC" w:rsidRPr="004E28AD" w:rsidDel="00467EB4">
            <w:rPr>
              <w:sz w:val="26"/>
            </w:rPr>
            <w:delText>6</w:delText>
          </w:r>
        </w:del>
      </w:ins>
      <w:del w:id="790" w:author="swetha vivekanandan" w:date="2024-02-14T16:22:00Z">
        <w:r w:rsidRPr="004E28AD" w:rsidDel="00467EB4">
          <w:rPr>
            <w:sz w:val="26"/>
          </w:rPr>
          <w:delText xml:space="preserve">7.  That the LESSEE shall attend to all minor repair such as fuses, leakages of water tanks, taps, painting and polishing etc. but major structural will be carried out by the </w:delText>
        </w:r>
        <w:r w:rsidR="002E03F7" w:rsidRPr="004E28AD" w:rsidDel="00467EB4">
          <w:rPr>
            <w:b/>
            <w:bCs/>
            <w:sz w:val="26"/>
          </w:rPr>
          <w:delText>LESSOR</w:delText>
        </w:r>
        <w:r w:rsidRPr="004E28AD" w:rsidDel="00467EB4">
          <w:rPr>
            <w:sz w:val="26"/>
          </w:rPr>
          <w:delText xml:space="preserve"> only. </w:delText>
        </w:r>
        <w:r w:rsidR="002E03F7" w:rsidRPr="004E28AD" w:rsidDel="00467EB4">
          <w:rPr>
            <w:b/>
            <w:bCs/>
            <w:sz w:val="26"/>
          </w:rPr>
          <w:delText>LESSOR</w:delText>
        </w:r>
        <w:r w:rsidRPr="004E28AD" w:rsidDel="00467EB4">
          <w:rPr>
            <w:sz w:val="26"/>
          </w:rPr>
          <w:delText xml:space="preserve"> and Lessee mutually decide whether to major repair is required or not. </w:delText>
        </w:r>
      </w:del>
    </w:p>
    <w:p w14:paraId="35168270" w14:textId="48FECBF6" w:rsidR="007B11C7" w:rsidRPr="004E28AD" w:rsidDel="00467EB4" w:rsidRDefault="007B11C7">
      <w:pPr>
        <w:pStyle w:val="ListParagraph"/>
        <w:numPr>
          <w:ilvl w:val="0"/>
          <w:numId w:val="2"/>
        </w:numPr>
        <w:spacing w:line="360" w:lineRule="auto"/>
        <w:ind w:left="0" w:firstLine="0"/>
        <w:jc w:val="both"/>
        <w:rPr>
          <w:del w:id="791" w:author="swetha vivekanandan" w:date="2024-02-14T16:22:00Z"/>
          <w:sz w:val="10"/>
        </w:rPr>
        <w:pPrChange w:id="792" w:author="swetha vivekanandan" w:date="2024-02-14T16:29:00Z">
          <w:pPr>
            <w:spacing w:line="360" w:lineRule="auto"/>
            <w:jc w:val="both"/>
          </w:pPr>
        </w:pPrChange>
      </w:pPr>
    </w:p>
    <w:p w14:paraId="25211E05" w14:textId="77777777" w:rsidR="007B11C7" w:rsidRPr="004E28AD" w:rsidDel="00212FBF" w:rsidRDefault="007B11C7">
      <w:pPr>
        <w:pStyle w:val="ListParagraph"/>
        <w:numPr>
          <w:ilvl w:val="0"/>
          <w:numId w:val="2"/>
        </w:numPr>
        <w:spacing w:line="360" w:lineRule="auto"/>
        <w:ind w:left="0" w:firstLine="0"/>
        <w:jc w:val="both"/>
        <w:rPr>
          <w:del w:id="793" w:author="swetha vivekanandan" w:date="2024-02-14T16:27:00Z"/>
          <w:sz w:val="10"/>
        </w:rPr>
        <w:pPrChange w:id="794" w:author="swetha vivekanandan" w:date="2024-02-14T16:29:00Z">
          <w:pPr>
            <w:spacing w:line="360" w:lineRule="auto"/>
            <w:ind w:left="450" w:hanging="450"/>
            <w:jc w:val="both"/>
          </w:pPr>
        </w:pPrChange>
      </w:pPr>
    </w:p>
    <w:p w14:paraId="6C22544F" w14:textId="3BB62286" w:rsidR="005823F0" w:rsidRPr="004E28AD" w:rsidDel="00212FBF" w:rsidRDefault="005823F0">
      <w:pPr>
        <w:pStyle w:val="ListParagraph"/>
        <w:numPr>
          <w:ilvl w:val="0"/>
          <w:numId w:val="2"/>
        </w:numPr>
        <w:spacing w:line="360" w:lineRule="auto"/>
        <w:ind w:left="0" w:firstLine="0"/>
        <w:jc w:val="both"/>
        <w:rPr>
          <w:del w:id="795" w:author="swetha vivekanandan" w:date="2024-02-14T16:27:00Z"/>
          <w:sz w:val="26"/>
        </w:rPr>
        <w:pPrChange w:id="796" w:author="swetha vivekanandan" w:date="2024-02-14T16:29:00Z">
          <w:pPr>
            <w:spacing w:line="360" w:lineRule="auto"/>
            <w:ind w:left="450" w:hanging="450"/>
            <w:jc w:val="both"/>
          </w:pPr>
        </w:pPrChange>
      </w:pPr>
      <w:del w:id="797" w:author="swetha vivekanandan" w:date="2024-02-14T16:27:00Z">
        <w:r w:rsidRPr="004E28AD" w:rsidDel="00212FBF">
          <w:rPr>
            <w:sz w:val="26"/>
          </w:rPr>
          <w:delText>18</w:delText>
        </w:r>
      </w:del>
      <w:ins w:id="798" w:author="Rudra Pillai" w:date="2024-02-05T18:19:00Z">
        <w:del w:id="799" w:author="swetha vivekanandan" w:date="2024-02-14T16:27:00Z">
          <w:r w:rsidR="00B249DC" w:rsidRPr="004E28AD" w:rsidDel="00212FBF">
            <w:rPr>
              <w:sz w:val="26"/>
            </w:rPr>
            <w:delText>7</w:delText>
          </w:r>
        </w:del>
      </w:ins>
      <w:del w:id="800" w:author="swetha vivekanandan" w:date="2024-02-14T16:27:00Z">
        <w:r w:rsidRPr="004E28AD" w:rsidDel="00212FBF">
          <w:rPr>
            <w:sz w:val="26"/>
          </w:rPr>
          <w:delText xml:space="preserve">. If the lease is not extended beyond </w:delText>
        </w:r>
        <w:r w:rsidR="00E01613" w:rsidRPr="004E28AD" w:rsidDel="00212FBF">
          <w:rPr>
            <w:sz w:val="26"/>
          </w:rPr>
          <w:delText>4</w:delText>
        </w:r>
        <w:r w:rsidRPr="004E28AD" w:rsidDel="00212FBF">
          <w:rPr>
            <w:sz w:val="26"/>
          </w:rPr>
          <w:delText xml:space="preserve"> years expiring on </w:delText>
        </w:r>
        <w:r w:rsidR="00E01613" w:rsidRPr="004E28AD" w:rsidDel="00212FBF">
          <w:rPr>
            <w:sz w:val="26"/>
          </w:rPr>
          <w:delText>31</w:delText>
        </w:r>
        <w:r w:rsidR="00E01613" w:rsidRPr="004E28AD" w:rsidDel="00212FBF">
          <w:rPr>
            <w:sz w:val="26"/>
            <w:vertAlign w:val="superscript"/>
          </w:rPr>
          <w:delText>st</w:delText>
        </w:r>
        <w:r w:rsidR="00E01613" w:rsidRPr="004E28AD" w:rsidDel="00212FBF">
          <w:rPr>
            <w:sz w:val="26"/>
          </w:rPr>
          <w:delText xml:space="preserve"> December 2028</w:delText>
        </w:r>
        <w:r w:rsidRPr="004E28AD" w:rsidDel="00212FBF">
          <w:rPr>
            <w:sz w:val="26"/>
          </w:rPr>
          <w:delText>, the LESSEE shall handover the peaceful vacant physical possession of the premises</w:delText>
        </w:r>
      </w:del>
      <w:ins w:id="801" w:author="Rudra Pillai" w:date="2024-02-05T17:45:00Z">
        <w:del w:id="802" w:author="swetha vivekanandan" w:date="2024-02-14T16:27:00Z">
          <w:r w:rsidR="00710A49" w:rsidRPr="004E28AD" w:rsidDel="00212FBF">
            <w:rPr>
              <w:sz w:val="26"/>
            </w:rPr>
            <w:delText xml:space="preserve"> upon receipt of the IFRSD</w:delText>
          </w:r>
        </w:del>
      </w:ins>
      <w:del w:id="803" w:author="swetha vivekanandan" w:date="2024-02-14T16:27:00Z">
        <w:r w:rsidRPr="004E28AD" w:rsidDel="00212FBF">
          <w:rPr>
            <w:sz w:val="26"/>
          </w:rPr>
          <w:delText>.</w:delText>
        </w:r>
      </w:del>
    </w:p>
    <w:p w14:paraId="6C225450" w14:textId="16F5BAFC" w:rsidR="005823F0" w:rsidRPr="004E28AD" w:rsidDel="00212FBF" w:rsidRDefault="005823F0">
      <w:pPr>
        <w:pStyle w:val="ListParagraph"/>
        <w:numPr>
          <w:ilvl w:val="0"/>
          <w:numId w:val="2"/>
        </w:numPr>
        <w:spacing w:line="360" w:lineRule="auto"/>
        <w:ind w:left="0" w:firstLine="0"/>
        <w:jc w:val="both"/>
        <w:rPr>
          <w:del w:id="804" w:author="swetha vivekanandan" w:date="2024-02-14T16:27:00Z"/>
          <w:sz w:val="2"/>
        </w:rPr>
        <w:pPrChange w:id="805" w:author="swetha vivekanandan" w:date="2024-02-14T16:29:00Z">
          <w:pPr>
            <w:spacing w:line="360" w:lineRule="auto"/>
            <w:ind w:left="450" w:hanging="450"/>
            <w:jc w:val="both"/>
          </w:pPr>
        </w:pPrChange>
      </w:pPr>
    </w:p>
    <w:p w14:paraId="6C225451" w14:textId="750992DB" w:rsidR="005823F0" w:rsidRPr="004E28AD" w:rsidDel="00212FBF" w:rsidRDefault="003B4480">
      <w:pPr>
        <w:pStyle w:val="ListParagraph"/>
        <w:numPr>
          <w:ilvl w:val="0"/>
          <w:numId w:val="2"/>
        </w:numPr>
        <w:spacing w:line="360" w:lineRule="auto"/>
        <w:ind w:left="0" w:firstLine="0"/>
        <w:jc w:val="both"/>
        <w:rPr>
          <w:del w:id="806" w:author="swetha vivekanandan" w:date="2024-02-14T16:27:00Z"/>
          <w:sz w:val="26"/>
        </w:rPr>
        <w:pPrChange w:id="807" w:author="swetha vivekanandan" w:date="2024-02-14T16:29:00Z">
          <w:pPr>
            <w:spacing w:line="360" w:lineRule="auto"/>
            <w:ind w:left="450" w:hanging="450"/>
            <w:jc w:val="both"/>
          </w:pPr>
        </w:pPrChange>
      </w:pPr>
      <w:ins w:id="808" w:author="Rudra Pillai" w:date="2024-02-05T18:19:00Z">
        <w:del w:id="809" w:author="swetha vivekanandan" w:date="2024-02-14T16:27:00Z">
          <w:r w:rsidRPr="004E28AD" w:rsidDel="00212FBF">
            <w:rPr>
              <w:sz w:val="26"/>
            </w:rPr>
            <w:delText>18.</w:delText>
          </w:r>
        </w:del>
      </w:ins>
      <w:del w:id="810" w:author="swetha vivekanandan" w:date="2024-02-14T16:27:00Z">
        <w:r w:rsidR="005823F0" w:rsidRPr="004E28AD" w:rsidDel="00212FBF">
          <w:rPr>
            <w:sz w:val="26"/>
          </w:rPr>
          <w:delText xml:space="preserve">20.  The stamp duty and registration expenses in connection with this Lease Deed shall be </w:delText>
        </w:r>
      </w:del>
      <w:ins w:id="811" w:author="Rudra Pillai" w:date="2024-02-08T16:06:00Z">
        <w:del w:id="812" w:author="swetha vivekanandan" w:date="2024-02-14T16:27:00Z">
          <w:r w:rsidR="00B31E56" w:rsidRPr="004E28AD" w:rsidDel="00212FBF">
            <w:rPr>
              <w:sz w:val="26"/>
            </w:rPr>
            <w:delText>shall be shared equally between the LESSOR and the LESSEE</w:delText>
          </w:r>
        </w:del>
      </w:ins>
      <w:del w:id="813" w:author="swetha vivekanandan" w:date="2024-02-14T16:27:00Z">
        <w:r w:rsidR="00A83DCC" w:rsidRPr="004E28AD" w:rsidDel="00212FBF">
          <w:rPr>
            <w:sz w:val="26"/>
          </w:rPr>
          <w:delText xml:space="preserve">born by the </w:delText>
        </w:r>
        <w:r w:rsidR="005823F0" w:rsidRPr="004E28AD" w:rsidDel="00212FBF">
          <w:rPr>
            <w:sz w:val="26"/>
          </w:rPr>
          <w:delText xml:space="preserve">LESSEE. </w:delText>
        </w:r>
        <w:r w:rsidR="008B36FB" w:rsidRPr="004E28AD" w:rsidDel="00212FBF">
          <w:rPr>
            <w:sz w:val="26"/>
          </w:rPr>
          <w:delText xml:space="preserve">   </w:delText>
        </w:r>
        <w:r w:rsidR="005823F0" w:rsidRPr="004E28AD" w:rsidDel="00212FBF">
          <w:rPr>
            <w:sz w:val="26"/>
          </w:rPr>
          <w:delText xml:space="preserve">The original copy of the Lease Agreement will be kept by the </w:delText>
        </w:r>
        <w:r w:rsidR="00C46C65" w:rsidRPr="004E28AD" w:rsidDel="00212FBF">
          <w:rPr>
            <w:sz w:val="26"/>
          </w:rPr>
          <w:delText xml:space="preserve">LESSEE </w:delText>
        </w:r>
        <w:r w:rsidR="005823F0" w:rsidRPr="004E28AD" w:rsidDel="00212FBF">
          <w:rPr>
            <w:sz w:val="26"/>
          </w:rPr>
          <w:delText>and a photoc</w:delText>
        </w:r>
        <w:r w:rsidR="009B16A9" w:rsidRPr="004E28AD" w:rsidDel="00212FBF">
          <w:rPr>
            <w:sz w:val="26"/>
          </w:rPr>
          <w:delText xml:space="preserve">opy will be given to the </w:delText>
        </w:r>
        <w:r w:rsidR="002E03F7" w:rsidRPr="004E28AD" w:rsidDel="00212FBF">
          <w:rPr>
            <w:b/>
            <w:bCs/>
            <w:sz w:val="26"/>
          </w:rPr>
          <w:delText>LESSOR</w:delText>
        </w:r>
        <w:r w:rsidR="009B16A9" w:rsidRPr="004E28AD" w:rsidDel="00212FBF">
          <w:rPr>
            <w:sz w:val="26"/>
          </w:rPr>
          <w:delText>.</w:delText>
        </w:r>
      </w:del>
      <w:ins w:id="814" w:author="Rudra Pillai" w:date="2024-02-05T17:46:00Z">
        <w:del w:id="815" w:author="swetha vivekanandan" w:date="2024-02-14T16:27:00Z">
          <w:r w:rsidR="00ED0EF9" w:rsidRPr="004E28AD" w:rsidDel="00212FBF">
            <w:rPr>
              <w:sz w:val="26"/>
            </w:rPr>
            <w:delText xml:space="preserve"> </w:delText>
          </w:r>
        </w:del>
      </w:ins>
    </w:p>
    <w:p w14:paraId="6C225452" w14:textId="0B53C6A2" w:rsidR="005823F0" w:rsidRPr="004E28AD" w:rsidDel="00212FBF" w:rsidRDefault="005823F0">
      <w:pPr>
        <w:pStyle w:val="ListParagraph"/>
        <w:numPr>
          <w:ilvl w:val="0"/>
          <w:numId w:val="2"/>
        </w:numPr>
        <w:spacing w:line="360" w:lineRule="auto"/>
        <w:ind w:left="0" w:firstLine="0"/>
        <w:jc w:val="both"/>
        <w:rPr>
          <w:del w:id="816" w:author="swetha vivekanandan" w:date="2024-02-14T16:27:00Z"/>
          <w:sz w:val="14"/>
        </w:rPr>
        <w:pPrChange w:id="817" w:author="swetha vivekanandan" w:date="2024-02-14T16:29:00Z">
          <w:pPr>
            <w:spacing w:line="360" w:lineRule="auto"/>
            <w:ind w:left="450" w:hanging="450"/>
            <w:jc w:val="both"/>
          </w:pPr>
        </w:pPrChange>
      </w:pPr>
    </w:p>
    <w:p w14:paraId="6C22545B" w14:textId="1BB1EFAE" w:rsidR="004D5F99" w:rsidRPr="004E28AD" w:rsidDel="00467EB4" w:rsidRDefault="005823F0">
      <w:pPr>
        <w:pStyle w:val="ListParagraph"/>
        <w:numPr>
          <w:ilvl w:val="0"/>
          <w:numId w:val="2"/>
        </w:numPr>
        <w:spacing w:line="360" w:lineRule="auto"/>
        <w:ind w:left="0" w:firstLine="0"/>
        <w:jc w:val="both"/>
        <w:rPr>
          <w:del w:id="818" w:author="swetha vivekanandan" w:date="2024-02-14T16:23:00Z"/>
          <w:sz w:val="26"/>
        </w:rPr>
        <w:pPrChange w:id="819" w:author="swetha vivekanandan" w:date="2024-02-14T16:29:00Z">
          <w:pPr>
            <w:spacing w:line="360" w:lineRule="auto"/>
            <w:ind w:left="450" w:hanging="450"/>
            <w:jc w:val="both"/>
          </w:pPr>
        </w:pPrChange>
      </w:pPr>
      <w:del w:id="820" w:author="swetha vivekanandan" w:date="2024-02-14T16:27:00Z">
        <w:r w:rsidRPr="004E28AD" w:rsidDel="00212FBF">
          <w:rPr>
            <w:sz w:val="26"/>
          </w:rPr>
          <w:delText>21</w:delText>
        </w:r>
      </w:del>
      <w:ins w:id="821" w:author="Rudra Pillai" w:date="2024-02-05T18:19:00Z">
        <w:del w:id="822" w:author="swetha vivekanandan" w:date="2024-02-14T16:27:00Z">
          <w:r w:rsidR="00B365AA" w:rsidRPr="004E28AD" w:rsidDel="00212FBF">
            <w:rPr>
              <w:sz w:val="26"/>
            </w:rPr>
            <w:delText>9</w:delText>
          </w:r>
        </w:del>
      </w:ins>
      <w:del w:id="823" w:author="swetha vivekanandan" w:date="2024-02-14T16:27:00Z">
        <w:r w:rsidRPr="004E28AD" w:rsidDel="00212FBF">
          <w:rPr>
            <w:sz w:val="26"/>
          </w:rPr>
          <w:delText xml:space="preserve">.  Any notice to be made or given to the LESSEE and </w:delText>
        </w:r>
        <w:r w:rsidR="002E03F7" w:rsidRPr="004E28AD" w:rsidDel="00212FBF">
          <w:rPr>
            <w:b/>
            <w:bCs/>
            <w:sz w:val="26"/>
          </w:rPr>
          <w:delText>LESSOR</w:delText>
        </w:r>
        <w:r w:rsidRPr="004E28AD" w:rsidDel="00212FBF">
          <w:rPr>
            <w:sz w:val="26"/>
          </w:rPr>
          <w:delText xml:space="preserve"> under these presents shall be sent by registered post acknowledgment due at the address given in this agreement.</w:delText>
        </w:r>
      </w:del>
    </w:p>
    <w:p w14:paraId="7C5359CF" w14:textId="1444B530" w:rsidR="00B365AA" w:rsidRPr="004E28AD" w:rsidDel="00212FBF" w:rsidRDefault="00B365AA">
      <w:pPr>
        <w:pStyle w:val="ListParagraph"/>
        <w:numPr>
          <w:ilvl w:val="0"/>
          <w:numId w:val="2"/>
        </w:numPr>
        <w:spacing w:line="360" w:lineRule="auto"/>
        <w:ind w:left="0" w:firstLine="0"/>
        <w:jc w:val="both"/>
        <w:rPr>
          <w:del w:id="824" w:author="swetha vivekanandan" w:date="2024-02-14T16:27:00Z"/>
          <w:sz w:val="26"/>
        </w:rPr>
        <w:pPrChange w:id="825" w:author="swetha vivekanandan" w:date="2024-02-14T16:29:00Z">
          <w:pPr>
            <w:ind w:left="450" w:hanging="450"/>
            <w:jc w:val="both"/>
          </w:pPr>
        </w:pPrChange>
      </w:pPr>
    </w:p>
    <w:p w14:paraId="6C225460" w14:textId="54C057CE" w:rsidR="005823F0" w:rsidRPr="004E28AD" w:rsidDel="00467EB4" w:rsidRDefault="005823F0">
      <w:pPr>
        <w:pStyle w:val="ListParagraph"/>
        <w:numPr>
          <w:ilvl w:val="0"/>
          <w:numId w:val="2"/>
        </w:numPr>
        <w:spacing w:line="360" w:lineRule="auto"/>
        <w:ind w:left="0" w:firstLine="0"/>
        <w:jc w:val="both"/>
        <w:rPr>
          <w:del w:id="826" w:author="swetha vivekanandan" w:date="2024-02-14T16:23:00Z"/>
          <w:sz w:val="26"/>
        </w:rPr>
        <w:pPrChange w:id="827" w:author="swetha vivekanandan" w:date="2024-02-14T16:29:00Z">
          <w:pPr>
            <w:spacing w:line="360" w:lineRule="auto"/>
            <w:ind w:left="450" w:hanging="450"/>
            <w:jc w:val="both"/>
          </w:pPr>
        </w:pPrChange>
      </w:pPr>
      <w:del w:id="828" w:author="swetha vivekanandan" w:date="2024-02-14T16:27:00Z">
        <w:r w:rsidRPr="004E28AD" w:rsidDel="00212FBF">
          <w:rPr>
            <w:sz w:val="26"/>
          </w:rPr>
          <w:delText>2</w:delText>
        </w:r>
      </w:del>
      <w:ins w:id="829" w:author="Rudra Pillai" w:date="2024-02-05T18:19:00Z">
        <w:del w:id="830" w:author="swetha vivekanandan" w:date="2024-02-14T16:27:00Z">
          <w:r w:rsidR="00B365AA" w:rsidRPr="004E28AD" w:rsidDel="00212FBF">
            <w:rPr>
              <w:sz w:val="26"/>
            </w:rPr>
            <w:delText>0</w:delText>
          </w:r>
        </w:del>
      </w:ins>
      <w:del w:id="831" w:author="swetha vivekanandan" w:date="2024-02-14T16:27:00Z">
        <w:r w:rsidRPr="004E28AD" w:rsidDel="00212FBF">
          <w:rPr>
            <w:sz w:val="26"/>
          </w:rPr>
          <w:delText xml:space="preserve">2.   </w:delText>
        </w:r>
      </w:del>
      <w:del w:id="832" w:author="swetha vivekanandan" w:date="2024-02-14T16:23:00Z">
        <w:r w:rsidRPr="004E28AD" w:rsidDel="00467EB4">
          <w:rPr>
            <w:sz w:val="26"/>
          </w:rPr>
          <w:delText xml:space="preserve">That if during the terms of this lease, the said Lease premises is rendered unusable on account of any earthquake, fire, action or any Government or other authorities or for any other reasons, the LESSEE will have option either to vacate the premises or may continue to hold the premises on lease. Further, it is agreed between the parties hereto that in case for any reasons, the LESSEE could not occupy and use the said Lease premises due to any reasons beyond the control of the LESSEE or for no fault of the LESSEE, no amount of rent or any other amount/charges of whatsoever nature shall be payable by LESSEE to the </w:delText>
        </w:r>
        <w:r w:rsidR="002E03F7" w:rsidRPr="004E28AD" w:rsidDel="00467EB4">
          <w:rPr>
            <w:b/>
            <w:bCs/>
            <w:sz w:val="26"/>
          </w:rPr>
          <w:delText>LESSOR</w:delText>
        </w:r>
        <w:r w:rsidRPr="004E28AD" w:rsidDel="00467EB4">
          <w:rPr>
            <w:sz w:val="26"/>
          </w:rPr>
          <w:delText xml:space="preserve"> till the Leased Premises is in usable conditions.</w:delText>
        </w:r>
      </w:del>
    </w:p>
    <w:p w14:paraId="6C225461" w14:textId="450CE140" w:rsidR="005823F0" w:rsidRPr="004E28AD" w:rsidDel="00467EB4" w:rsidRDefault="005823F0">
      <w:pPr>
        <w:pStyle w:val="ListParagraph"/>
        <w:numPr>
          <w:ilvl w:val="0"/>
          <w:numId w:val="2"/>
        </w:numPr>
        <w:spacing w:line="360" w:lineRule="auto"/>
        <w:ind w:left="0" w:firstLine="0"/>
        <w:jc w:val="both"/>
        <w:rPr>
          <w:del w:id="833" w:author="swetha vivekanandan" w:date="2024-02-14T16:23:00Z"/>
          <w:sz w:val="12"/>
        </w:rPr>
        <w:pPrChange w:id="834" w:author="swetha vivekanandan" w:date="2024-02-14T16:29:00Z">
          <w:pPr>
            <w:pStyle w:val="BodyTextIndent3"/>
            <w:spacing w:after="0" w:line="360" w:lineRule="auto"/>
            <w:ind w:left="0"/>
            <w:jc w:val="both"/>
          </w:pPr>
        </w:pPrChange>
      </w:pPr>
    </w:p>
    <w:p w14:paraId="6C225462" w14:textId="336ED99D" w:rsidR="005823F0" w:rsidRPr="004E28AD" w:rsidDel="00467EB4" w:rsidRDefault="005823F0">
      <w:pPr>
        <w:pStyle w:val="ListParagraph"/>
        <w:numPr>
          <w:ilvl w:val="0"/>
          <w:numId w:val="2"/>
        </w:numPr>
        <w:spacing w:line="360" w:lineRule="auto"/>
        <w:ind w:left="0" w:firstLine="0"/>
        <w:jc w:val="both"/>
        <w:rPr>
          <w:del w:id="835" w:author="swetha vivekanandan" w:date="2024-02-14T16:23:00Z"/>
          <w:sz w:val="26"/>
        </w:rPr>
        <w:pPrChange w:id="836" w:author="swetha vivekanandan" w:date="2024-02-14T16:29:00Z">
          <w:pPr>
            <w:spacing w:line="360" w:lineRule="auto"/>
            <w:ind w:left="450" w:hanging="450"/>
            <w:jc w:val="both"/>
          </w:pPr>
        </w:pPrChange>
      </w:pPr>
      <w:del w:id="837" w:author="swetha vivekanandan" w:date="2024-02-14T16:23:00Z">
        <w:r w:rsidRPr="004E28AD" w:rsidDel="00467EB4">
          <w:rPr>
            <w:sz w:val="26"/>
          </w:rPr>
          <w:delText>2</w:delText>
        </w:r>
      </w:del>
      <w:ins w:id="838" w:author="Rudra Pillai" w:date="2024-02-05T18:19:00Z">
        <w:del w:id="839" w:author="swetha vivekanandan" w:date="2024-02-14T16:23:00Z">
          <w:r w:rsidR="00581EBA" w:rsidRPr="004E28AD" w:rsidDel="00467EB4">
            <w:rPr>
              <w:sz w:val="26"/>
            </w:rPr>
            <w:delText>1</w:delText>
          </w:r>
        </w:del>
      </w:ins>
      <w:del w:id="840" w:author="swetha vivekanandan" w:date="2024-02-14T16:23:00Z">
        <w:r w:rsidRPr="004E28AD" w:rsidDel="00467EB4">
          <w:rPr>
            <w:sz w:val="26"/>
          </w:rPr>
          <w:delText xml:space="preserve">3.  Subject to the Lock-in period mentioned above, if the LESSEE shall omit to perform or observe any covenant or condition of its part herein contained, then in any of said cases, it shall be lawful for the </w:delText>
        </w:r>
        <w:r w:rsidR="002E03F7" w:rsidRPr="004E28AD" w:rsidDel="00467EB4">
          <w:rPr>
            <w:b/>
            <w:bCs/>
            <w:sz w:val="26"/>
          </w:rPr>
          <w:delText>LESSOR</w:delText>
        </w:r>
        <w:r w:rsidRPr="004E28AD" w:rsidDel="00467EB4">
          <w:rPr>
            <w:sz w:val="26"/>
          </w:rPr>
          <w:delText xml:space="preserve"> thereafter to terminate the lease by giving 1 month notice without prejudice to any claims, right of action or remedies which either p</w:delText>
        </w:r>
      </w:del>
      <w:ins w:id="841" w:author="Rudra Pillai" w:date="2024-02-05T17:52:00Z">
        <w:del w:id="842" w:author="swetha vivekanandan" w:date="2024-02-14T16:23:00Z">
          <w:r w:rsidR="00E21A80" w:rsidRPr="004E28AD" w:rsidDel="00467EB4">
            <w:rPr>
              <w:sz w:val="26"/>
            </w:rPr>
            <w:delText>P</w:delText>
          </w:r>
        </w:del>
      </w:ins>
      <w:del w:id="843" w:author="swetha vivekanandan" w:date="2024-02-14T16:23:00Z">
        <w:r w:rsidRPr="004E28AD" w:rsidDel="00467EB4">
          <w:rPr>
            <w:sz w:val="26"/>
          </w:rPr>
          <w:delText xml:space="preserve">arty here to shall have against the other, in respect of any breach, non-performance or non-observance of any of the covenants, terms and conditions. The power to terminate shall be exercised by the </w:delText>
        </w:r>
        <w:r w:rsidR="002E03F7" w:rsidRPr="004E28AD" w:rsidDel="00467EB4">
          <w:rPr>
            <w:b/>
            <w:bCs/>
            <w:sz w:val="26"/>
          </w:rPr>
          <w:delText>LESSOR</w:delText>
        </w:r>
        <w:r w:rsidRPr="004E28AD" w:rsidDel="00467EB4">
          <w:rPr>
            <w:sz w:val="26"/>
          </w:rPr>
          <w:delText xml:space="preserve"> by giving a notice to the LESSEE in writing, giving him an opportunity to make good the breach of covenant or condition in respect of</w:delText>
        </w:r>
      </w:del>
      <w:ins w:id="844" w:author="Rudra Pillai" w:date="2024-02-05T17:53:00Z">
        <w:del w:id="845" w:author="swetha vivekanandan" w:date="2024-02-14T16:23:00Z">
          <w:r w:rsidR="00D86955" w:rsidRPr="004E28AD" w:rsidDel="00467EB4">
            <w:rPr>
              <w:sz w:val="26"/>
            </w:rPr>
            <w:delText xml:space="preserve"> any breach, non-performance or non-observance of any of the covenants, terms and conditions</w:delText>
          </w:r>
        </w:del>
      </w:ins>
      <w:del w:id="846" w:author="swetha vivekanandan" w:date="2024-02-14T16:23:00Z">
        <w:r w:rsidRPr="004E28AD" w:rsidDel="00467EB4">
          <w:rPr>
            <w:sz w:val="26"/>
          </w:rPr>
          <w:delText xml:space="preserve"> which the </w:delText>
        </w:r>
        <w:r w:rsidR="002E03F7" w:rsidRPr="004E28AD" w:rsidDel="00467EB4">
          <w:rPr>
            <w:b/>
            <w:bCs/>
            <w:sz w:val="26"/>
          </w:rPr>
          <w:delText>LESSOR</w:delText>
        </w:r>
        <w:r w:rsidRPr="004E28AD" w:rsidDel="00467EB4">
          <w:rPr>
            <w:sz w:val="26"/>
          </w:rPr>
          <w:delText xml:space="preserve"> thinks a cause for determination of lease has arisen-the notice shall not be less than for a period of 1 month and the </w:delText>
        </w:r>
        <w:r w:rsidR="002E03F7" w:rsidRPr="004E28AD" w:rsidDel="00467EB4">
          <w:rPr>
            <w:b/>
            <w:bCs/>
            <w:sz w:val="26"/>
          </w:rPr>
          <w:delText>LESSOR</w:delText>
        </w:r>
        <w:r w:rsidRPr="004E28AD" w:rsidDel="00467EB4">
          <w:rPr>
            <w:sz w:val="26"/>
          </w:rPr>
          <w:delText xml:space="preserve"> shall act only after expiry of notice period only in case the breach, non-performance or non-observance of any the covenants, terms and condition is not rectified.</w:delText>
        </w:r>
      </w:del>
    </w:p>
    <w:p w14:paraId="6C225463" w14:textId="77777777" w:rsidR="005823F0" w:rsidRPr="004E28AD" w:rsidDel="00467EB4" w:rsidRDefault="005823F0">
      <w:pPr>
        <w:pStyle w:val="ListParagraph"/>
        <w:numPr>
          <w:ilvl w:val="0"/>
          <w:numId w:val="2"/>
        </w:numPr>
        <w:spacing w:line="360" w:lineRule="auto"/>
        <w:ind w:left="0" w:firstLine="0"/>
        <w:jc w:val="both"/>
        <w:rPr>
          <w:del w:id="847" w:author="swetha vivekanandan" w:date="2024-02-14T16:23:00Z"/>
          <w:sz w:val="12"/>
        </w:rPr>
        <w:pPrChange w:id="848" w:author="swetha vivekanandan" w:date="2024-02-14T16:29:00Z">
          <w:pPr>
            <w:spacing w:line="360" w:lineRule="auto"/>
            <w:ind w:left="450" w:hanging="450"/>
            <w:jc w:val="both"/>
          </w:pPr>
        </w:pPrChange>
      </w:pPr>
    </w:p>
    <w:p w14:paraId="6C225464" w14:textId="71F567C1" w:rsidR="005823F0" w:rsidRPr="004E28AD" w:rsidDel="00467EB4" w:rsidRDefault="005823F0">
      <w:pPr>
        <w:pStyle w:val="ListParagraph"/>
        <w:numPr>
          <w:ilvl w:val="0"/>
          <w:numId w:val="2"/>
        </w:numPr>
        <w:spacing w:line="360" w:lineRule="auto"/>
        <w:ind w:left="0" w:firstLine="0"/>
        <w:jc w:val="both"/>
        <w:rPr>
          <w:del w:id="849" w:author="swetha vivekanandan" w:date="2024-02-14T16:23:00Z"/>
          <w:sz w:val="26"/>
        </w:rPr>
        <w:pPrChange w:id="850" w:author="swetha vivekanandan" w:date="2024-02-14T16:29:00Z">
          <w:pPr>
            <w:spacing w:line="360" w:lineRule="auto"/>
            <w:ind w:left="450" w:hanging="450"/>
            <w:jc w:val="both"/>
          </w:pPr>
        </w:pPrChange>
      </w:pPr>
      <w:del w:id="851" w:author="swetha vivekanandan" w:date="2024-02-14T16:23:00Z">
        <w:r w:rsidRPr="004E28AD" w:rsidDel="00467EB4">
          <w:rPr>
            <w:sz w:val="26"/>
          </w:rPr>
          <w:delText>2</w:delText>
        </w:r>
      </w:del>
      <w:del w:id="852" w:author="swetha vivekanandan" w:date="2024-02-14T16:27:00Z">
        <w:r w:rsidRPr="004E28AD" w:rsidDel="00212FBF">
          <w:rPr>
            <w:sz w:val="26"/>
          </w:rPr>
          <w:delText>4</w:delText>
        </w:r>
      </w:del>
      <w:ins w:id="853" w:author="Rudra Pillai" w:date="2024-02-05T18:24:00Z">
        <w:del w:id="854" w:author="swetha vivekanandan" w:date="2024-02-14T16:23:00Z">
          <w:r w:rsidR="00B72FB1" w:rsidRPr="004E28AD" w:rsidDel="00467EB4">
            <w:rPr>
              <w:sz w:val="26"/>
            </w:rPr>
            <w:delText>2</w:delText>
          </w:r>
        </w:del>
      </w:ins>
      <w:del w:id="855" w:author="swetha vivekanandan" w:date="2024-02-14T16:23:00Z">
        <w:r w:rsidRPr="004E28AD" w:rsidDel="00467EB4">
          <w:rPr>
            <w:sz w:val="26"/>
          </w:rPr>
          <w:delText xml:space="preserve">.  Save for exception mentioned in Clause </w:delText>
        </w:r>
        <w:r w:rsidR="00926864" w:rsidRPr="004E28AD" w:rsidDel="00467EB4">
          <w:rPr>
            <w:sz w:val="26"/>
          </w:rPr>
          <w:delText>3</w:delText>
        </w:r>
        <w:r w:rsidRPr="004E28AD" w:rsidDel="00467EB4">
          <w:rPr>
            <w:sz w:val="26"/>
          </w:rPr>
          <w:delText xml:space="preserve">, If for any reason the LESSEE does not pay the rent for three consecutive months, then the lease shall be deemed to be terminated at the option of the </w:delText>
        </w:r>
        <w:r w:rsidR="002E03F7" w:rsidRPr="004E28AD" w:rsidDel="00467EB4">
          <w:rPr>
            <w:b/>
            <w:bCs/>
            <w:sz w:val="26"/>
          </w:rPr>
          <w:delText>LESSOR</w:delText>
        </w:r>
      </w:del>
      <w:ins w:id="856" w:author="Rudra Pillai" w:date="2024-02-05T17:56:00Z">
        <w:del w:id="857" w:author="swetha vivekanandan" w:date="2024-02-14T16:23:00Z">
          <w:r w:rsidR="00B33778" w:rsidRPr="004E28AD" w:rsidDel="00467EB4">
            <w:rPr>
              <w:rFonts w:eastAsiaTheme="minorHAnsi"/>
              <w:sz w:val="26"/>
              <w:szCs w:val="26"/>
              <w:lang w:val="en-IN"/>
            </w:rPr>
            <w:delText xml:space="preserve"> after the same has fallen due without any further notice and</w:delText>
          </w:r>
          <w:r w:rsidR="00A331B4" w:rsidRPr="004E28AD" w:rsidDel="00467EB4">
            <w:rPr>
              <w:rFonts w:eastAsiaTheme="minorHAnsi"/>
              <w:sz w:val="26"/>
              <w:szCs w:val="26"/>
              <w:lang w:val="en-IN"/>
            </w:rPr>
            <w:delText xml:space="preserve"> intimate the </w:delText>
          </w:r>
          <w:r w:rsidR="00A331B4" w:rsidRPr="004E28AD" w:rsidDel="00467EB4">
            <w:rPr>
              <w:rFonts w:eastAsiaTheme="minorHAnsi"/>
              <w:sz w:val="25"/>
              <w:szCs w:val="25"/>
              <w:lang w:val="en-IN"/>
            </w:rPr>
            <w:delText xml:space="preserve">LESSEE </w:delText>
          </w:r>
          <w:r w:rsidR="00A331B4" w:rsidRPr="004E28AD" w:rsidDel="00467EB4">
            <w:rPr>
              <w:rFonts w:eastAsiaTheme="minorHAnsi"/>
              <w:sz w:val="26"/>
              <w:szCs w:val="26"/>
              <w:lang w:val="en-IN"/>
            </w:rPr>
            <w:delText>of such termination. On such intimation, the</w:delText>
          </w:r>
          <w:r w:rsidR="00A331B4" w:rsidRPr="004E28AD" w:rsidDel="00467EB4">
            <w:rPr>
              <w:rFonts w:eastAsiaTheme="minorHAnsi"/>
              <w:sz w:val="25"/>
              <w:szCs w:val="25"/>
              <w:lang w:val="en-IN"/>
            </w:rPr>
            <w:delText xml:space="preserve"> LESSEE </w:delText>
          </w:r>
          <w:r w:rsidR="00A331B4" w:rsidRPr="004E28AD" w:rsidDel="00467EB4">
            <w:rPr>
              <w:rFonts w:eastAsiaTheme="minorHAnsi"/>
              <w:sz w:val="26"/>
              <w:szCs w:val="26"/>
              <w:lang w:val="en-IN"/>
            </w:rPr>
            <w:delText xml:space="preserve">is bound to vacate the Leased property within 30 days from the date of such intimation and hand over vacant possession of the teased property to the </w:delText>
          </w:r>
          <w:r w:rsidR="00A331B4" w:rsidRPr="004E28AD" w:rsidDel="00467EB4">
            <w:rPr>
              <w:rFonts w:eastAsiaTheme="minorHAnsi"/>
              <w:sz w:val="25"/>
              <w:szCs w:val="25"/>
              <w:lang w:val="en-IN"/>
            </w:rPr>
            <w:delText>LESSOR</w:delText>
          </w:r>
        </w:del>
      </w:ins>
      <w:del w:id="858" w:author="swetha vivekanandan" w:date="2024-02-14T16:23:00Z">
        <w:r w:rsidRPr="004E28AD" w:rsidDel="00467EB4">
          <w:rPr>
            <w:sz w:val="26"/>
          </w:rPr>
          <w:delText xml:space="preserve">. The </w:delText>
        </w:r>
        <w:r w:rsidR="002E03F7" w:rsidRPr="004E28AD" w:rsidDel="00467EB4">
          <w:rPr>
            <w:b/>
            <w:bCs/>
            <w:sz w:val="26"/>
          </w:rPr>
          <w:delText>LESSOR</w:delText>
        </w:r>
        <w:r w:rsidRPr="004E28AD" w:rsidDel="00467EB4">
          <w:rPr>
            <w:sz w:val="26"/>
          </w:rPr>
          <w:delText xml:space="preserve"> shall be entitled for the vacant possession. The</w:delText>
        </w:r>
      </w:del>
      <w:ins w:id="859" w:author="Rudra Pillai" w:date="2024-02-05T17:57:00Z">
        <w:del w:id="860" w:author="swetha vivekanandan" w:date="2024-02-14T16:23:00Z">
          <w:r w:rsidR="00714BB6" w:rsidRPr="004E28AD" w:rsidDel="00467EB4">
            <w:rPr>
              <w:sz w:val="26"/>
            </w:rPr>
            <w:delText xml:space="preserve"> after the</w:delText>
          </w:r>
        </w:del>
      </w:ins>
      <w:del w:id="861" w:author="swetha vivekanandan" w:date="2024-02-14T16:23:00Z">
        <w:r w:rsidRPr="004E28AD" w:rsidDel="00467EB4">
          <w:rPr>
            <w:sz w:val="26"/>
          </w:rPr>
          <w:delText xml:space="preserve"> security deposit</w:delText>
        </w:r>
      </w:del>
      <w:ins w:id="862" w:author="Rudra Pillai" w:date="2024-02-05T17:55:00Z">
        <w:del w:id="863" w:author="swetha vivekanandan" w:date="2024-02-14T16:23:00Z">
          <w:r w:rsidR="007468BA" w:rsidRPr="004E28AD" w:rsidDel="00467EB4">
            <w:rPr>
              <w:sz w:val="26"/>
            </w:rPr>
            <w:delText>IFRSD</w:delText>
          </w:r>
        </w:del>
      </w:ins>
      <w:del w:id="864" w:author="swetha vivekanandan" w:date="2024-02-14T16:23:00Z">
        <w:r w:rsidRPr="004E28AD" w:rsidDel="00467EB4">
          <w:rPr>
            <w:sz w:val="26"/>
          </w:rPr>
          <w:delText xml:space="preserve"> shall </w:delText>
        </w:r>
      </w:del>
      <w:ins w:id="865" w:author="Rudra Pillai" w:date="2024-02-05T17:57:00Z">
        <w:del w:id="866" w:author="swetha vivekanandan" w:date="2024-02-14T16:23:00Z">
          <w:r w:rsidR="00714BB6" w:rsidRPr="004E28AD" w:rsidDel="00467EB4">
            <w:rPr>
              <w:sz w:val="26"/>
            </w:rPr>
            <w:delText>is</w:delText>
          </w:r>
        </w:del>
      </w:ins>
      <w:del w:id="867" w:author="swetha vivekanandan" w:date="2024-02-14T16:23:00Z">
        <w:r w:rsidRPr="004E28AD" w:rsidDel="00467EB4">
          <w:rPr>
            <w:sz w:val="26"/>
          </w:rPr>
          <w:delText>be refunded after adjusting dues, if any, including net r</w:delText>
        </w:r>
      </w:del>
      <w:ins w:id="868" w:author="Rudra Pillai" w:date="2024-02-05T17:55:00Z">
        <w:del w:id="869" w:author="swetha vivekanandan" w:date="2024-02-14T16:23:00Z">
          <w:r w:rsidR="003A3E38" w:rsidRPr="004E28AD" w:rsidDel="00467EB4">
            <w:rPr>
              <w:sz w:val="26"/>
            </w:rPr>
            <w:delText>R</w:delText>
          </w:r>
        </w:del>
      </w:ins>
      <w:del w:id="870" w:author="swetha vivekanandan" w:date="2024-02-14T16:23:00Z">
        <w:r w:rsidRPr="004E28AD" w:rsidDel="00467EB4">
          <w:rPr>
            <w:sz w:val="26"/>
          </w:rPr>
          <w:delText xml:space="preserve">ent. </w:delText>
        </w:r>
      </w:del>
    </w:p>
    <w:p w14:paraId="6C225465" w14:textId="3487E1D8" w:rsidR="005823F0" w:rsidRPr="004E28AD" w:rsidDel="00467EB4" w:rsidRDefault="005823F0">
      <w:pPr>
        <w:pStyle w:val="ListParagraph"/>
        <w:numPr>
          <w:ilvl w:val="0"/>
          <w:numId w:val="2"/>
        </w:numPr>
        <w:spacing w:line="360" w:lineRule="auto"/>
        <w:ind w:left="0" w:firstLine="0"/>
        <w:jc w:val="both"/>
        <w:rPr>
          <w:del w:id="871" w:author="swetha vivekanandan" w:date="2024-02-14T16:23:00Z"/>
          <w:sz w:val="14"/>
        </w:rPr>
        <w:pPrChange w:id="872" w:author="swetha vivekanandan" w:date="2024-02-14T16:29:00Z">
          <w:pPr>
            <w:spacing w:line="360" w:lineRule="auto"/>
            <w:ind w:left="450" w:hanging="450"/>
            <w:jc w:val="both"/>
          </w:pPr>
        </w:pPrChange>
      </w:pPr>
    </w:p>
    <w:p w14:paraId="6C225471" w14:textId="5616D308" w:rsidR="005823F0" w:rsidRPr="004E28AD" w:rsidDel="00467EB4" w:rsidRDefault="005823F0">
      <w:pPr>
        <w:pStyle w:val="ListParagraph"/>
        <w:numPr>
          <w:ilvl w:val="0"/>
          <w:numId w:val="2"/>
        </w:numPr>
        <w:spacing w:line="360" w:lineRule="auto"/>
        <w:ind w:left="0" w:firstLine="0"/>
        <w:jc w:val="both"/>
        <w:rPr>
          <w:del w:id="873" w:author="swetha vivekanandan" w:date="2024-02-14T16:23:00Z"/>
          <w:sz w:val="26"/>
        </w:rPr>
        <w:pPrChange w:id="874" w:author="swetha vivekanandan" w:date="2024-02-14T16:29:00Z">
          <w:pPr>
            <w:spacing w:line="360" w:lineRule="auto"/>
            <w:ind w:left="450" w:hanging="450"/>
            <w:jc w:val="both"/>
          </w:pPr>
        </w:pPrChange>
      </w:pPr>
      <w:del w:id="875" w:author="swetha vivekanandan" w:date="2024-02-14T16:23:00Z">
        <w:r w:rsidRPr="004E28AD" w:rsidDel="00467EB4">
          <w:rPr>
            <w:sz w:val="26"/>
          </w:rPr>
          <w:delText xml:space="preserve">25. That if the </w:delText>
        </w:r>
        <w:r w:rsidR="002E03F7" w:rsidRPr="004E28AD" w:rsidDel="00467EB4">
          <w:rPr>
            <w:b/>
            <w:bCs/>
            <w:sz w:val="26"/>
          </w:rPr>
          <w:delText>LESSOR</w:delText>
        </w:r>
        <w:r w:rsidRPr="004E28AD" w:rsidDel="00467EB4">
          <w:rPr>
            <w:sz w:val="26"/>
          </w:rPr>
          <w:delText xml:space="preserve"> at any time during the period of this lease sells and/or transfers his leasehold rights in the Leased Premises as a whole or in part or parts thereof to any one person or more than one person, then in th</w:delText>
        </w:r>
        <w:r w:rsidR="00285835" w:rsidRPr="004E28AD" w:rsidDel="00467EB4">
          <w:rPr>
            <w:sz w:val="26"/>
          </w:rPr>
          <w:delText>at event the LESSEE shall attorn</w:delText>
        </w:r>
        <w:r w:rsidRPr="004E28AD" w:rsidDel="00467EB4">
          <w:rPr>
            <w:sz w:val="26"/>
          </w:rPr>
          <w:delText xml:space="preserve"> to such transfers or transferees on the same terms and conditions as are contained hereinabove by exchange of letters with all concerned with the Leased Premises or its part, subject to having adjustments (of Interest Free Refundable Security Deposit etc.), in accordance with the terms of lease. The same shall also apply in case of any subsequent sale or transfer of the leasehold right. No additional liability of any kind will occur to the LESSEE on this account and if any becomes, the same shall be indemnified by the </w:delText>
        </w:r>
        <w:r w:rsidR="002E03F7" w:rsidRPr="004E28AD" w:rsidDel="00467EB4">
          <w:rPr>
            <w:b/>
            <w:bCs/>
            <w:sz w:val="26"/>
          </w:rPr>
          <w:delText>LESSOR</w:delText>
        </w:r>
        <w:r w:rsidRPr="004E28AD" w:rsidDel="00467EB4">
          <w:rPr>
            <w:sz w:val="26"/>
          </w:rPr>
          <w:delText xml:space="preserve"> to the LESSEE.</w:delText>
        </w:r>
      </w:del>
    </w:p>
    <w:p w14:paraId="6C225472" w14:textId="44AAABA7" w:rsidR="00994BCF" w:rsidRPr="004E28AD" w:rsidDel="00467EB4" w:rsidRDefault="00994BCF">
      <w:pPr>
        <w:pStyle w:val="ListParagraph"/>
        <w:numPr>
          <w:ilvl w:val="0"/>
          <w:numId w:val="2"/>
        </w:numPr>
        <w:spacing w:line="360" w:lineRule="auto"/>
        <w:ind w:left="0" w:firstLine="0"/>
        <w:jc w:val="both"/>
        <w:rPr>
          <w:del w:id="876" w:author="swetha vivekanandan" w:date="2024-02-14T16:23:00Z"/>
          <w:sz w:val="14"/>
        </w:rPr>
        <w:pPrChange w:id="877" w:author="swetha vivekanandan" w:date="2024-02-14T16:29:00Z">
          <w:pPr>
            <w:spacing w:line="360" w:lineRule="auto"/>
            <w:ind w:left="450" w:hanging="450"/>
            <w:jc w:val="both"/>
          </w:pPr>
        </w:pPrChange>
      </w:pPr>
    </w:p>
    <w:p w14:paraId="6C225473" w14:textId="45EC527D" w:rsidR="005823F0" w:rsidRPr="004E28AD" w:rsidDel="00467EB4" w:rsidRDefault="005823F0">
      <w:pPr>
        <w:pStyle w:val="ListParagraph"/>
        <w:numPr>
          <w:ilvl w:val="0"/>
          <w:numId w:val="2"/>
        </w:numPr>
        <w:spacing w:line="360" w:lineRule="auto"/>
        <w:ind w:left="0" w:firstLine="0"/>
        <w:jc w:val="both"/>
        <w:rPr>
          <w:del w:id="878" w:author="swetha vivekanandan" w:date="2024-02-14T16:23:00Z"/>
          <w:sz w:val="26"/>
        </w:rPr>
        <w:pPrChange w:id="879" w:author="swetha vivekanandan" w:date="2024-02-14T16:29:00Z">
          <w:pPr>
            <w:spacing w:line="360" w:lineRule="auto"/>
            <w:ind w:left="450" w:hanging="450"/>
            <w:jc w:val="both"/>
          </w:pPr>
        </w:pPrChange>
      </w:pPr>
      <w:del w:id="880" w:author="swetha vivekanandan" w:date="2024-02-14T16:23:00Z">
        <w:r w:rsidRPr="004E28AD" w:rsidDel="00467EB4">
          <w:rPr>
            <w:sz w:val="26"/>
          </w:rPr>
          <w:delText>26</w:delText>
        </w:r>
      </w:del>
      <w:ins w:id="881" w:author="Rudra Pillai" w:date="2024-02-05T18:25:00Z">
        <w:del w:id="882" w:author="swetha vivekanandan" w:date="2024-02-14T16:23:00Z">
          <w:r w:rsidR="00B72FB1" w:rsidRPr="004E28AD" w:rsidDel="00467EB4">
            <w:rPr>
              <w:sz w:val="26"/>
            </w:rPr>
            <w:delText>3</w:delText>
          </w:r>
        </w:del>
      </w:ins>
      <w:del w:id="883" w:author="swetha vivekanandan" w:date="2024-02-14T16:23:00Z">
        <w:r w:rsidRPr="004E28AD" w:rsidDel="00467EB4">
          <w:rPr>
            <w:sz w:val="26"/>
          </w:rPr>
          <w:delText xml:space="preserve">. </w:delText>
        </w:r>
        <w:r w:rsidRPr="004E28AD" w:rsidDel="00467EB4">
          <w:rPr>
            <w:rFonts w:eastAsiaTheme="minorHAnsi"/>
            <w:sz w:val="26"/>
            <w:szCs w:val="26"/>
            <w:lang w:val="en-IN"/>
          </w:rPr>
          <w:delText>The</w:delText>
        </w:r>
        <w:r w:rsidRPr="004E28AD" w:rsidDel="00467EB4">
          <w:rPr>
            <w:sz w:val="26"/>
          </w:rPr>
          <w:delText xml:space="preserve"> </w:delText>
        </w:r>
        <w:r w:rsidR="002E03F7" w:rsidRPr="004E28AD" w:rsidDel="00467EB4">
          <w:rPr>
            <w:b/>
            <w:bCs/>
            <w:sz w:val="26"/>
          </w:rPr>
          <w:delText>LESSOR</w:delText>
        </w:r>
        <w:r w:rsidRPr="004E28AD" w:rsidDel="00467EB4">
          <w:rPr>
            <w:sz w:val="26"/>
          </w:rPr>
          <w:delText xml:space="preserve"> shall refund the amount of security deposits of Rupees</w:delText>
        </w:r>
        <w:r w:rsidR="00B96BAA" w:rsidRPr="004E28AD" w:rsidDel="00467EB4">
          <w:rPr>
            <w:sz w:val="26"/>
          </w:rPr>
          <w:delText xml:space="preserve"> 24,00,000</w:delText>
        </w:r>
        <w:r w:rsidRPr="004E28AD" w:rsidDel="00467EB4">
          <w:rPr>
            <w:sz w:val="26"/>
          </w:rPr>
          <w:delText xml:space="preserve">/- (Rupees </w:delText>
        </w:r>
        <w:r w:rsidR="00B96BAA" w:rsidRPr="004E28AD" w:rsidDel="00467EB4">
          <w:rPr>
            <w:sz w:val="26"/>
          </w:rPr>
          <w:delText>Twenty Four Lakhs only</w:delText>
        </w:r>
        <w:r w:rsidRPr="004E28AD" w:rsidDel="00467EB4">
          <w:rPr>
            <w:sz w:val="26"/>
          </w:rPr>
          <w:delText xml:space="preserve">), after making deductions, if any, on account of unpaid dues, damages referred to in this Agreement, to the LESSEE of this agreement simultaneously on getting peaceful possession of the said Lease premises. If the </w:delText>
        </w:r>
        <w:r w:rsidR="002E03F7" w:rsidRPr="004E28AD" w:rsidDel="00467EB4">
          <w:rPr>
            <w:b/>
            <w:bCs/>
            <w:sz w:val="26"/>
          </w:rPr>
          <w:delText>LESSOR</w:delText>
        </w:r>
        <w:r w:rsidRPr="004E28AD" w:rsidDel="00467EB4">
          <w:rPr>
            <w:sz w:val="26"/>
          </w:rPr>
          <w:delText xml:space="preserve"> does not refund/pay the security deposit amount of Rupees </w:delText>
        </w:r>
        <w:r w:rsidR="00B96BAA" w:rsidRPr="004E28AD" w:rsidDel="00467EB4">
          <w:rPr>
            <w:sz w:val="26"/>
          </w:rPr>
          <w:delText>24</w:delText>
        </w:r>
        <w:r w:rsidR="009B0265" w:rsidRPr="004E28AD" w:rsidDel="00467EB4">
          <w:rPr>
            <w:sz w:val="26"/>
          </w:rPr>
          <w:delText xml:space="preserve">,00,000/- (RUPEES </w:delText>
        </w:r>
        <w:r w:rsidR="00B96BAA" w:rsidRPr="004E28AD" w:rsidDel="00467EB4">
          <w:rPr>
            <w:sz w:val="26"/>
          </w:rPr>
          <w:delText xml:space="preserve">TWENTY FOUR LAKHS </w:delText>
        </w:r>
        <w:r w:rsidR="009B0265" w:rsidRPr="004E28AD" w:rsidDel="00467EB4">
          <w:rPr>
            <w:sz w:val="26"/>
          </w:rPr>
          <w:delText>ONLY)</w:delText>
        </w:r>
        <w:r w:rsidRPr="004E28AD" w:rsidDel="00467EB4">
          <w:rPr>
            <w:sz w:val="26"/>
          </w:rPr>
          <w:delText xml:space="preserve">, or any part thereof, then notwithstanding anything to the contrary herein contained the LESSEE shall not be liable to vacate and give possession of the said Lease premises to the </w:delText>
        </w:r>
        <w:r w:rsidR="002E03F7" w:rsidRPr="004E28AD" w:rsidDel="00467EB4">
          <w:rPr>
            <w:b/>
            <w:bCs/>
            <w:sz w:val="26"/>
          </w:rPr>
          <w:delText>LESSOR</w:delText>
        </w:r>
        <w:r w:rsidRPr="004E28AD" w:rsidDel="00467EB4">
          <w:rPr>
            <w:sz w:val="26"/>
          </w:rPr>
          <w:delText xml:space="preserve"> until the said amount of security deposit ought to have been refunded by the </w:delText>
        </w:r>
        <w:r w:rsidR="002E03F7" w:rsidRPr="004E28AD" w:rsidDel="00467EB4">
          <w:rPr>
            <w:b/>
            <w:bCs/>
            <w:sz w:val="26"/>
          </w:rPr>
          <w:delText>LESSOR</w:delText>
        </w:r>
        <w:r w:rsidRPr="004E28AD" w:rsidDel="00467EB4">
          <w:rPr>
            <w:sz w:val="26"/>
          </w:rPr>
          <w:delText xml:space="preserve"> to the LESSEE, and the LESSEE shall in the meantime be entitled to use or permit to be used the said Lease premises without being liable to pay the </w:delText>
        </w:r>
        <w:r w:rsidR="002E03F7" w:rsidRPr="004E28AD" w:rsidDel="00467EB4">
          <w:rPr>
            <w:b/>
            <w:bCs/>
            <w:sz w:val="26"/>
          </w:rPr>
          <w:delText>LESSOR</w:delText>
        </w:r>
        <w:r w:rsidRPr="004E28AD" w:rsidDel="00467EB4">
          <w:rPr>
            <w:sz w:val="26"/>
          </w:rPr>
          <w:delText xml:space="preserve"> any rent or compensation or damages for use and occupation of the said Lease premises and also to take the necessary steps for recovery of the said security deposit amount. Further interest @ 12% p.m shall be payable by the </w:delText>
        </w:r>
        <w:r w:rsidR="002E03F7" w:rsidRPr="004E28AD" w:rsidDel="00467EB4">
          <w:rPr>
            <w:b/>
            <w:bCs/>
            <w:sz w:val="26"/>
          </w:rPr>
          <w:delText>LESSOR</w:delText>
        </w:r>
        <w:r w:rsidRPr="004E28AD" w:rsidDel="00467EB4">
          <w:rPr>
            <w:sz w:val="26"/>
          </w:rPr>
          <w:delText xml:space="preserve"> to the LESSEE on the amount of unpaid/returnable security deposit.</w:delText>
        </w:r>
      </w:del>
    </w:p>
    <w:p w14:paraId="6C225474" w14:textId="16256C5D" w:rsidR="005823F0" w:rsidRPr="004E28AD" w:rsidDel="00467EB4" w:rsidRDefault="005823F0">
      <w:pPr>
        <w:pStyle w:val="ListParagraph"/>
        <w:numPr>
          <w:ilvl w:val="0"/>
          <w:numId w:val="2"/>
        </w:numPr>
        <w:spacing w:line="360" w:lineRule="auto"/>
        <w:ind w:left="0" w:firstLine="0"/>
        <w:jc w:val="both"/>
        <w:rPr>
          <w:del w:id="884" w:author="swetha vivekanandan" w:date="2024-02-14T16:23:00Z"/>
          <w:sz w:val="10"/>
        </w:rPr>
        <w:pPrChange w:id="885" w:author="swetha vivekanandan" w:date="2024-02-14T16:29:00Z">
          <w:pPr>
            <w:spacing w:line="360" w:lineRule="auto"/>
            <w:ind w:left="450" w:hanging="450"/>
            <w:jc w:val="both"/>
          </w:pPr>
        </w:pPrChange>
      </w:pPr>
    </w:p>
    <w:p w14:paraId="6C225475" w14:textId="631CF332" w:rsidR="005823F0" w:rsidRPr="004E28AD" w:rsidDel="00467EB4" w:rsidRDefault="005823F0">
      <w:pPr>
        <w:pStyle w:val="ListParagraph"/>
        <w:numPr>
          <w:ilvl w:val="0"/>
          <w:numId w:val="2"/>
        </w:numPr>
        <w:spacing w:line="360" w:lineRule="auto"/>
        <w:ind w:left="0" w:firstLine="0"/>
        <w:jc w:val="both"/>
        <w:rPr>
          <w:del w:id="886" w:author="swetha vivekanandan" w:date="2024-02-14T16:23:00Z"/>
          <w:sz w:val="26"/>
        </w:rPr>
        <w:pPrChange w:id="887" w:author="swetha vivekanandan" w:date="2024-02-14T16:29:00Z">
          <w:pPr>
            <w:spacing w:line="360" w:lineRule="auto"/>
            <w:ind w:left="450" w:hanging="450"/>
            <w:jc w:val="both"/>
          </w:pPr>
        </w:pPrChange>
      </w:pPr>
      <w:del w:id="888" w:author="swetha vivekanandan" w:date="2024-02-14T16:23:00Z">
        <w:r w:rsidRPr="004E28AD" w:rsidDel="00467EB4">
          <w:rPr>
            <w:sz w:val="26"/>
          </w:rPr>
          <w:delText>2</w:delText>
        </w:r>
      </w:del>
      <w:ins w:id="889" w:author="Rudra Pillai" w:date="2024-02-05T18:25:00Z">
        <w:del w:id="890" w:author="swetha vivekanandan" w:date="2024-02-14T16:23:00Z">
          <w:r w:rsidR="00B72FB1" w:rsidRPr="004E28AD" w:rsidDel="00467EB4">
            <w:rPr>
              <w:sz w:val="26"/>
            </w:rPr>
            <w:delText>4</w:delText>
          </w:r>
        </w:del>
      </w:ins>
      <w:del w:id="891" w:author="swetha vivekanandan" w:date="2024-02-14T16:23:00Z">
        <w:r w:rsidRPr="004E28AD" w:rsidDel="00467EB4">
          <w:rPr>
            <w:sz w:val="26"/>
          </w:rPr>
          <w:delText xml:space="preserve">7.  It is expressly agreed between the parties hereto that the LESSEE shall not be liable to pay the </w:delText>
        </w:r>
        <w:r w:rsidR="002E03F7" w:rsidRPr="004E28AD" w:rsidDel="00467EB4">
          <w:rPr>
            <w:b/>
            <w:bCs/>
            <w:sz w:val="26"/>
          </w:rPr>
          <w:delText>LESSOR</w:delText>
        </w:r>
        <w:r w:rsidRPr="004E28AD" w:rsidDel="00467EB4">
          <w:rPr>
            <w:sz w:val="26"/>
          </w:rPr>
          <w:delText xml:space="preserve"> or any other person any amount, of whatsoever nature, other than that expressly specified in this agreement.</w:delText>
        </w:r>
      </w:del>
    </w:p>
    <w:p w14:paraId="6C225476" w14:textId="68AAC24B" w:rsidR="005823F0" w:rsidRPr="004E28AD" w:rsidDel="00467EB4" w:rsidRDefault="005823F0">
      <w:pPr>
        <w:pStyle w:val="ListParagraph"/>
        <w:numPr>
          <w:ilvl w:val="0"/>
          <w:numId w:val="2"/>
        </w:numPr>
        <w:spacing w:line="360" w:lineRule="auto"/>
        <w:ind w:left="0" w:firstLine="0"/>
        <w:jc w:val="both"/>
        <w:rPr>
          <w:del w:id="892" w:author="swetha vivekanandan" w:date="2024-02-14T16:23:00Z"/>
          <w:sz w:val="12"/>
        </w:rPr>
        <w:pPrChange w:id="893" w:author="swetha vivekanandan" w:date="2024-02-14T16:29:00Z">
          <w:pPr>
            <w:spacing w:line="360" w:lineRule="auto"/>
            <w:ind w:left="450" w:hanging="450"/>
            <w:jc w:val="both"/>
          </w:pPr>
        </w:pPrChange>
      </w:pPr>
    </w:p>
    <w:p w14:paraId="6C225477" w14:textId="5A57AE45" w:rsidR="005823F0" w:rsidRPr="004E28AD" w:rsidDel="00467EB4" w:rsidRDefault="005823F0">
      <w:pPr>
        <w:pStyle w:val="ListParagraph"/>
        <w:numPr>
          <w:ilvl w:val="0"/>
          <w:numId w:val="2"/>
        </w:numPr>
        <w:spacing w:line="360" w:lineRule="auto"/>
        <w:ind w:left="0" w:firstLine="0"/>
        <w:jc w:val="both"/>
        <w:rPr>
          <w:del w:id="894" w:author="swetha vivekanandan" w:date="2024-02-14T16:23:00Z"/>
          <w:sz w:val="26"/>
        </w:rPr>
        <w:pPrChange w:id="895" w:author="swetha vivekanandan" w:date="2024-02-14T16:29:00Z">
          <w:pPr>
            <w:spacing w:line="360" w:lineRule="auto"/>
            <w:ind w:left="450" w:hanging="450"/>
            <w:jc w:val="both"/>
          </w:pPr>
        </w:pPrChange>
      </w:pPr>
      <w:del w:id="896" w:author="swetha vivekanandan" w:date="2024-02-14T16:23:00Z">
        <w:r w:rsidRPr="004E28AD" w:rsidDel="00467EB4">
          <w:rPr>
            <w:sz w:val="26"/>
          </w:rPr>
          <w:delText>2</w:delText>
        </w:r>
      </w:del>
      <w:ins w:id="897" w:author="Rudra Pillai" w:date="2024-02-05T18:25:00Z">
        <w:del w:id="898" w:author="swetha vivekanandan" w:date="2024-02-14T16:23:00Z">
          <w:r w:rsidR="00B72FB1" w:rsidRPr="004E28AD" w:rsidDel="00467EB4">
            <w:rPr>
              <w:sz w:val="26"/>
            </w:rPr>
            <w:delText>5</w:delText>
          </w:r>
        </w:del>
      </w:ins>
      <w:del w:id="899" w:author="swetha vivekanandan" w:date="2024-02-14T16:23:00Z">
        <w:r w:rsidRPr="004E28AD" w:rsidDel="00467EB4">
          <w:rPr>
            <w:sz w:val="26"/>
          </w:rPr>
          <w:delText xml:space="preserve">8.  It is agreed between the Parties that the LESSEE shall not be liable to make any payment, of whatsoever nature, to the </w:delText>
        </w:r>
        <w:r w:rsidR="002E03F7" w:rsidRPr="004E28AD" w:rsidDel="00467EB4">
          <w:rPr>
            <w:b/>
            <w:bCs/>
            <w:sz w:val="26"/>
          </w:rPr>
          <w:delText>LESSOR</w:delText>
        </w:r>
        <w:r w:rsidRPr="004E28AD" w:rsidDel="00467EB4">
          <w:rPr>
            <w:sz w:val="26"/>
          </w:rPr>
          <w:delText xml:space="preserve"> or any other person, after termination or earlier termination of the agreement of the said Lease premises.</w:delText>
        </w:r>
      </w:del>
    </w:p>
    <w:p w14:paraId="6C225478" w14:textId="70C566D4" w:rsidR="005823F0" w:rsidRPr="004E28AD" w:rsidDel="00467EB4" w:rsidRDefault="005823F0">
      <w:pPr>
        <w:pStyle w:val="ListParagraph"/>
        <w:numPr>
          <w:ilvl w:val="0"/>
          <w:numId w:val="2"/>
        </w:numPr>
        <w:spacing w:line="360" w:lineRule="auto"/>
        <w:ind w:left="0" w:firstLine="0"/>
        <w:jc w:val="both"/>
        <w:rPr>
          <w:del w:id="900" w:author="swetha vivekanandan" w:date="2024-02-14T16:23:00Z"/>
          <w:sz w:val="10"/>
        </w:rPr>
        <w:pPrChange w:id="901" w:author="swetha vivekanandan" w:date="2024-02-14T16:29:00Z">
          <w:pPr>
            <w:spacing w:line="360" w:lineRule="auto"/>
            <w:ind w:left="720" w:hanging="720"/>
            <w:jc w:val="both"/>
          </w:pPr>
        </w:pPrChange>
      </w:pPr>
    </w:p>
    <w:p w14:paraId="6C22548C" w14:textId="5EE6B665" w:rsidR="005823F0" w:rsidRPr="004E28AD" w:rsidDel="00467EB4" w:rsidRDefault="005823F0">
      <w:pPr>
        <w:pStyle w:val="ListParagraph"/>
        <w:numPr>
          <w:ilvl w:val="0"/>
          <w:numId w:val="2"/>
        </w:numPr>
        <w:spacing w:line="360" w:lineRule="auto"/>
        <w:ind w:left="0" w:firstLine="0"/>
        <w:jc w:val="both"/>
        <w:rPr>
          <w:ins w:id="902" w:author="Rudra Pillai" w:date="2024-02-05T18:02:00Z"/>
          <w:del w:id="903" w:author="swetha vivekanandan" w:date="2024-02-14T16:23:00Z"/>
          <w:sz w:val="26"/>
        </w:rPr>
        <w:pPrChange w:id="904" w:author="swetha vivekanandan" w:date="2024-02-14T16:29:00Z">
          <w:pPr>
            <w:spacing w:line="360" w:lineRule="auto"/>
            <w:ind w:left="426" w:hanging="861"/>
            <w:jc w:val="both"/>
          </w:pPr>
        </w:pPrChange>
      </w:pPr>
      <w:del w:id="905" w:author="swetha vivekanandan" w:date="2024-02-14T16:23:00Z">
        <w:r w:rsidRPr="004E28AD" w:rsidDel="00467EB4">
          <w:rPr>
            <w:sz w:val="26"/>
          </w:rPr>
          <w:delText xml:space="preserve">       29</w:delText>
        </w:r>
      </w:del>
      <w:ins w:id="906" w:author="Rudra Pillai" w:date="2024-02-05T18:25:00Z">
        <w:del w:id="907" w:author="swetha vivekanandan" w:date="2024-02-14T16:23:00Z">
          <w:r w:rsidR="00B72FB1" w:rsidRPr="004E28AD" w:rsidDel="00467EB4">
            <w:rPr>
              <w:sz w:val="26"/>
            </w:rPr>
            <w:delText>6</w:delText>
          </w:r>
        </w:del>
      </w:ins>
      <w:del w:id="908" w:author="swetha vivekanandan" w:date="2024-02-14T16:23:00Z">
        <w:r w:rsidRPr="004E28AD" w:rsidDel="00467EB4">
          <w:rPr>
            <w:sz w:val="26"/>
          </w:rPr>
          <w:delText xml:space="preserve">.  LESSEE is at liberty to </w:delText>
        </w:r>
        <w:r w:rsidR="00814985" w:rsidRPr="004E28AD" w:rsidDel="00467EB4">
          <w:rPr>
            <w:sz w:val="26"/>
          </w:rPr>
          <w:delText>terminate this Lease by giving 3</w:delText>
        </w:r>
        <w:r w:rsidRPr="004E28AD" w:rsidDel="00467EB4">
          <w:rPr>
            <w:sz w:val="26"/>
          </w:rPr>
          <w:delText xml:space="preserve"> month</w:delText>
        </w:r>
        <w:r w:rsidR="00E9072A" w:rsidRPr="004E28AD" w:rsidDel="00467EB4">
          <w:rPr>
            <w:sz w:val="26"/>
          </w:rPr>
          <w:delText>s</w:delText>
        </w:r>
        <w:r w:rsidRPr="004E28AD" w:rsidDel="00467EB4">
          <w:rPr>
            <w:sz w:val="26"/>
          </w:rPr>
          <w:delText xml:space="preserve"> notice to the </w:delText>
        </w:r>
        <w:r w:rsidR="002E03F7" w:rsidRPr="004E28AD" w:rsidDel="00467EB4">
          <w:rPr>
            <w:b/>
            <w:bCs/>
            <w:sz w:val="26"/>
          </w:rPr>
          <w:delText>LESSOR</w:delText>
        </w:r>
        <w:r w:rsidRPr="004E28AD" w:rsidDel="00467EB4">
          <w:rPr>
            <w:sz w:val="26"/>
          </w:rPr>
          <w:delText xml:space="preserve"> of its intention to terminate this Lease without stating any reason whatsoever. </w:delText>
        </w:r>
      </w:del>
    </w:p>
    <w:p w14:paraId="1A65F9C3" w14:textId="53F035A7" w:rsidR="00893E73" w:rsidRPr="004E28AD" w:rsidDel="00467EB4" w:rsidRDefault="00893E73">
      <w:pPr>
        <w:pStyle w:val="ListParagraph"/>
        <w:numPr>
          <w:ilvl w:val="0"/>
          <w:numId w:val="2"/>
        </w:numPr>
        <w:spacing w:line="360" w:lineRule="auto"/>
        <w:ind w:left="0" w:firstLine="0"/>
        <w:jc w:val="both"/>
        <w:rPr>
          <w:ins w:id="909" w:author="Rudra Pillai" w:date="2024-02-05T18:02:00Z"/>
          <w:del w:id="910" w:author="swetha vivekanandan" w:date="2024-02-14T16:23:00Z"/>
          <w:sz w:val="26"/>
        </w:rPr>
        <w:pPrChange w:id="911" w:author="swetha vivekanandan" w:date="2024-02-14T16:29:00Z">
          <w:pPr>
            <w:spacing w:line="360" w:lineRule="auto"/>
            <w:ind w:left="426" w:hanging="861"/>
            <w:jc w:val="both"/>
          </w:pPr>
        </w:pPrChange>
      </w:pPr>
    </w:p>
    <w:p w14:paraId="61345B2D" w14:textId="5557521C" w:rsidR="00893E73" w:rsidRPr="004E28AD" w:rsidDel="00212FBF" w:rsidRDefault="00B72FB1">
      <w:pPr>
        <w:pStyle w:val="ListParagraph"/>
        <w:numPr>
          <w:ilvl w:val="0"/>
          <w:numId w:val="2"/>
        </w:numPr>
        <w:spacing w:line="360" w:lineRule="auto"/>
        <w:ind w:left="0" w:firstLine="0"/>
        <w:jc w:val="both"/>
        <w:rPr>
          <w:del w:id="912" w:author="swetha vivekanandan" w:date="2024-02-14T16:27:00Z"/>
          <w:sz w:val="26"/>
        </w:rPr>
        <w:pPrChange w:id="913" w:author="swetha vivekanandan" w:date="2024-02-14T16:29:00Z">
          <w:pPr>
            <w:spacing w:line="360" w:lineRule="auto"/>
            <w:ind w:left="450" w:hanging="450"/>
            <w:jc w:val="both"/>
          </w:pPr>
        </w:pPrChange>
      </w:pPr>
      <w:ins w:id="914" w:author="Rudra Pillai" w:date="2024-02-05T18:25:00Z">
        <w:del w:id="915" w:author="swetha vivekanandan" w:date="2024-02-14T16:23:00Z">
          <w:r w:rsidRPr="004E28AD" w:rsidDel="00467EB4">
            <w:rPr>
              <w:sz w:val="26"/>
            </w:rPr>
            <w:delText>27</w:delText>
          </w:r>
        </w:del>
      </w:ins>
      <w:ins w:id="916" w:author="Rudra Pillai" w:date="2024-02-05T18:02:00Z">
        <w:del w:id="917" w:author="swetha vivekanandan" w:date="2024-02-14T16:23:00Z">
          <w:r w:rsidR="00893E73" w:rsidRPr="004E28AD" w:rsidDel="00467EB4">
            <w:rPr>
              <w:sz w:val="26"/>
            </w:rPr>
            <w:delText xml:space="preserve">.  </w:delText>
          </w:r>
        </w:del>
      </w:ins>
      <w:ins w:id="918" w:author="Rudra Pillai" w:date="2024-02-05T18:03:00Z">
        <w:del w:id="919" w:author="swetha vivekanandan" w:date="2024-02-14T16:23:00Z">
          <w:r w:rsidR="00893E73" w:rsidRPr="004E28AD" w:rsidDel="00467EB4">
            <w:rPr>
              <w:sz w:val="26"/>
            </w:rPr>
            <w:delText>I</w:delText>
          </w:r>
        </w:del>
      </w:ins>
      <w:ins w:id="920" w:author="Rudra Pillai" w:date="2024-02-05T18:02:00Z">
        <w:del w:id="921" w:author="swetha vivekanandan" w:date="2024-02-14T16:23:00Z">
          <w:r w:rsidR="00893E73" w:rsidRPr="004E28AD" w:rsidDel="00467EB4">
            <w:rPr>
              <w:sz w:val="26"/>
            </w:rPr>
            <w:delText xml:space="preserve">f the </w:delText>
          </w:r>
        </w:del>
      </w:ins>
      <w:ins w:id="922" w:author="Rudra Pillai" w:date="2024-02-05T18:03:00Z">
        <w:del w:id="923" w:author="swetha vivekanandan" w:date="2024-02-14T16:23:00Z">
          <w:r w:rsidR="00893E73" w:rsidRPr="004E28AD" w:rsidDel="00467EB4">
            <w:rPr>
              <w:sz w:val="26"/>
            </w:rPr>
            <w:delText>LESSOR, o</w:delText>
          </w:r>
        </w:del>
      </w:ins>
      <w:ins w:id="924" w:author="Rudra Pillai" w:date="2024-02-05T18:02:00Z">
        <w:del w:id="925" w:author="swetha vivekanandan" w:date="2024-02-14T16:23:00Z">
          <w:r w:rsidR="00893E73" w:rsidRPr="004E28AD" w:rsidDel="00467EB4">
            <w:rPr>
              <w:sz w:val="26"/>
            </w:rPr>
            <w:delText>mit</w:delText>
          </w:r>
        </w:del>
      </w:ins>
      <w:ins w:id="926" w:author="Rudra Pillai" w:date="2024-02-05T18:03:00Z">
        <w:del w:id="927" w:author="swetha vivekanandan" w:date="2024-02-14T16:23:00Z">
          <w:r w:rsidR="00893E73" w:rsidRPr="004E28AD" w:rsidDel="00467EB4">
            <w:rPr>
              <w:sz w:val="26"/>
            </w:rPr>
            <w:delText>s</w:delText>
          </w:r>
        </w:del>
      </w:ins>
      <w:ins w:id="928" w:author="Rudra Pillai" w:date="2024-02-05T18:02:00Z">
        <w:del w:id="929" w:author="swetha vivekanandan" w:date="2024-02-14T16:23:00Z">
          <w:r w:rsidR="00893E73" w:rsidRPr="004E28AD" w:rsidDel="00467EB4">
            <w:rPr>
              <w:sz w:val="26"/>
            </w:rPr>
            <w:delText xml:space="preserve"> to perform or observe any covenant or condition of its part herein contained, then in any of said cases, it shall be lawful for the </w:delText>
          </w:r>
        </w:del>
      </w:ins>
      <w:ins w:id="930" w:author="Rudra Pillai" w:date="2024-02-05T18:03:00Z">
        <w:del w:id="931" w:author="swetha vivekanandan" w:date="2024-02-14T16:23:00Z">
          <w:r w:rsidR="00893E73" w:rsidRPr="004E28AD" w:rsidDel="00467EB4">
            <w:rPr>
              <w:b/>
              <w:bCs/>
              <w:sz w:val="26"/>
            </w:rPr>
            <w:delText xml:space="preserve">LESSEE </w:delText>
          </w:r>
        </w:del>
      </w:ins>
      <w:ins w:id="932" w:author="Rudra Pillai" w:date="2024-02-05T18:02:00Z">
        <w:del w:id="933" w:author="swetha vivekanandan" w:date="2024-02-14T16:23:00Z">
          <w:r w:rsidR="00893E73" w:rsidRPr="004E28AD" w:rsidDel="00467EB4">
            <w:rPr>
              <w:sz w:val="26"/>
            </w:rPr>
            <w:delText xml:space="preserve">thereafter to terminate the lease by giving 1 month notice without prejudice to any claims, right of action or remedies which either Party here to shall have against the other, in respect of any breach, non-performance or non-observance of any of the covenants, terms and conditions. The power to terminate shall be exercised by the </w:delText>
          </w:r>
        </w:del>
      </w:ins>
      <w:ins w:id="934" w:author="Rudra Pillai" w:date="2024-02-05T18:03:00Z">
        <w:del w:id="935" w:author="swetha vivekanandan" w:date="2024-02-14T16:23:00Z">
          <w:r w:rsidR="00B54176" w:rsidRPr="004E28AD" w:rsidDel="00467EB4">
            <w:rPr>
              <w:b/>
              <w:bCs/>
              <w:sz w:val="26"/>
            </w:rPr>
            <w:delText>LESSEE</w:delText>
          </w:r>
        </w:del>
      </w:ins>
      <w:ins w:id="936" w:author="Rudra Pillai" w:date="2024-02-05T18:02:00Z">
        <w:del w:id="937" w:author="swetha vivekanandan" w:date="2024-02-14T16:23:00Z">
          <w:r w:rsidR="00893E73" w:rsidRPr="004E28AD" w:rsidDel="00467EB4">
            <w:rPr>
              <w:sz w:val="26"/>
            </w:rPr>
            <w:delText xml:space="preserve"> by giving a notice to the </w:delText>
          </w:r>
        </w:del>
      </w:ins>
      <w:ins w:id="938" w:author="Rudra Pillai" w:date="2024-02-05T18:03:00Z">
        <w:del w:id="939" w:author="swetha vivekanandan" w:date="2024-02-14T16:23:00Z">
          <w:r w:rsidR="00B54176" w:rsidRPr="004E28AD" w:rsidDel="00467EB4">
            <w:rPr>
              <w:sz w:val="26"/>
            </w:rPr>
            <w:delText xml:space="preserve">LESSOR </w:delText>
          </w:r>
        </w:del>
      </w:ins>
      <w:ins w:id="940" w:author="Rudra Pillai" w:date="2024-02-05T18:02:00Z">
        <w:del w:id="941" w:author="swetha vivekanandan" w:date="2024-02-14T16:23:00Z">
          <w:r w:rsidR="00893E73" w:rsidRPr="004E28AD" w:rsidDel="00467EB4">
            <w:rPr>
              <w:sz w:val="26"/>
            </w:rPr>
            <w:delText xml:space="preserve">in writing, giving him an opportunity to make good the breach of covenant or condition in respect of any breach, non-performance or non-observance of any of the covenants, terms and conditions and the </w:delText>
          </w:r>
        </w:del>
      </w:ins>
      <w:ins w:id="942" w:author="Rudra Pillai" w:date="2024-02-05T18:03:00Z">
        <w:del w:id="943" w:author="swetha vivekanandan" w:date="2024-02-14T16:23:00Z">
          <w:r w:rsidR="00B54176" w:rsidRPr="004E28AD" w:rsidDel="00467EB4">
            <w:rPr>
              <w:b/>
              <w:bCs/>
              <w:sz w:val="26"/>
            </w:rPr>
            <w:delText>LESSEE</w:delText>
          </w:r>
          <w:r w:rsidR="00B54176" w:rsidRPr="004E28AD" w:rsidDel="00467EB4">
            <w:rPr>
              <w:sz w:val="26"/>
            </w:rPr>
            <w:delText xml:space="preserve"> </w:delText>
          </w:r>
        </w:del>
      </w:ins>
      <w:ins w:id="944" w:author="Rudra Pillai" w:date="2024-02-05T18:02:00Z">
        <w:del w:id="945" w:author="swetha vivekanandan" w:date="2024-02-14T16:23:00Z">
          <w:r w:rsidR="00893E73" w:rsidRPr="004E28AD" w:rsidDel="00467EB4">
            <w:rPr>
              <w:sz w:val="26"/>
            </w:rPr>
            <w:delText>shall act only after expiry of notice period only in case the breach, non-performance or non-observance of any the covenants, terms and condition is not rectified.</w:delText>
          </w:r>
        </w:del>
      </w:ins>
    </w:p>
    <w:p w14:paraId="6C22548D" w14:textId="77777777" w:rsidR="005823F0" w:rsidRPr="004E28AD" w:rsidDel="00212FBF" w:rsidRDefault="005823F0">
      <w:pPr>
        <w:pStyle w:val="ListParagraph"/>
        <w:numPr>
          <w:ilvl w:val="0"/>
          <w:numId w:val="2"/>
        </w:numPr>
        <w:spacing w:line="360" w:lineRule="auto"/>
        <w:ind w:left="0" w:firstLine="0"/>
        <w:jc w:val="both"/>
        <w:rPr>
          <w:del w:id="946" w:author="swetha vivekanandan" w:date="2024-02-14T16:27:00Z"/>
          <w:sz w:val="10"/>
        </w:rPr>
        <w:pPrChange w:id="947" w:author="swetha vivekanandan" w:date="2024-02-14T16:29:00Z">
          <w:pPr>
            <w:spacing w:line="360" w:lineRule="auto"/>
            <w:ind w:left="720" w:hanging="720"/>
            <w:jc w:val="both"/>
          </w:pPr>
        </w:pPrChange>
      </w:pPr>
    </w:p>
    <w:p w14:paraId="6C22548E" w14:textId="7B48A9B2" w:rsidR="005823F0" w:rsidRPr="004E28AD" w:rsidDel="0034082A" w:rsidRDefault="00B72FB1" w:rsidP="0034082A">
      <w:pPr>
        <w:pStyle w:val="ListParagraph"/>
        <w:numPr>
          <w:ilvl w:val="0"/>
          <w:numId w:val="2"/>
        </w:numPr>
        <w:spacing w:line="360" w:lineRule="auto"/>
        <w:ind w:left="0" w:firstLine="0"/>
        <w:jc w:val="both"/>
        <w:rPr>
          <w:del w:id="948" w:author="swetha vivekanandan" w:date="2024-02-14T16:33:00Z"/>
          <w:sz w:val="26"/>
        </w:rPr>
      </w:pPr>
      <w:ins w:id="949" w:author="Rudra Pillai" w:date="2024-02-05T18:25:00Z">
        <w:del w:id="950" w:author="swetha vivekanandan" w:date="2024-02-14T16:27:00Z">
          <w:r w:rsidRPr="004E28AD" w:rsidDel="00212FBF">
            <w:rPr>
              <w:sz w:val="26"/>
            </w:rPr>
            <w:delText>28</w:delText>
          </w:r>
        </w:del>
      </w:ins>
      <w:del w:id="951" w:author="Rudra Pillai" w:date="2024-02-05T18:25:00Z">
        <w:r w:rsidR="005823F0" w:rsidRPr="004E28AD" w:rsidDel="00B72FB1">
          <w:rPr>
            <w:sz w:val="26"/>
          </w:rPr>
          <w:delText>30</w:delText>
        </w:r>
      </w:del>
      <w:del w:id="952" w:author="swetha vivekanandan" w:date="2024-02-14T16:27:00Z">
        <w:r w:rsidR="005823F0" w:rsidRPr="004E28AD" w:rsidDel="00212FBF">
          <w:rPr>
            <w:sz w:val="26"/>
          </w:rPr>
          <w:delText>.</w:delText>
        </w:r>
        <w:r w:rsidR="005823F0" w:rsidRPr="004E28AD" w:rsidDel="00212FBF">
          <w:rPr>
            <w:sz w:val="26"/>
          </w:rPr>
          <w:tab/>
        </w:r>
      </w:del>
      <w:r w:rsidR="005823F0" w:rsidRPr="004E28AD">
        <w:rPr>
          <w:sz w:val="26"/>
        </w:rPr>
        <w:t>That if any provision of this Lease shall be held/ determined to be void or unenforceable under applicable law such provision shall be deemed amended or deleted in so far as is inconsistent with the law and the Lease shall remain valid and enforceable subject to such deemed amendments/deletions.</w:t>
      </w:r>
    </w:p>
    <w:p w14:paraId="28F69FB8" w14:textId="77777777" w:rsidR="0034082A" w:rsidRPr="004E28AD" w:rsidRDefault="0034082A">
      <w:pPr>
        <w:pStyle w:val="ListParagraph"/>
        <w:numPr>
          <w:ilvl w:val="0"/>
          <w:numId w:val="2"/>
        </w:numPr>
        <w:spacing w:line="360" w:lineRule="auto"/>
        <w:ind w:left="0" w:firstLine="0"/>
        <w:jc w:val="both"/>
        <w:rPr>
          <w:ins w:id="953" w:author="swetha vivekanandan" w:date="2024-02-14T16:33:00Z"/>
          <w:sz w:val="26"/>
        </w:rPr>
        <w:pPrChange w:id="954" w:author="swetha vivekanandan" w:date="2024-02-14T16:29:00Z">
          <w:pPr>
            <w:spacing w:line="360" w:lineRule="auto"/>
            <w:ind w:left="426" w:hanging="426"/>
            <w:jc w:val="both"/>
          </w:pPr>
        </w:pPrChange>
      </w:pPr>
    </w:p>
    <w:p w14:paraId="6C22548F" w14:textId="77777777" w:rsidR="005823F0" w:rsidRPr="004E28AD" w:rsidDel="0034082A" w:rsidRDefault="005823F0">
      <w:pPr>
        <w:pStyle w:val="ListParagraph"/>
        <w:numPr>
          <w:ilvl w:val="0"/>
          <w:numId w:val="2"/>
        </w:numPr>
        <w:spacing w:line="360" w:lineRule="auto"/>
        <w:ind w:left="0" w:firstLine="0"/>
        <w:jc w:val="both"/>
        <w:rPr>
          <w:del w:id="955" w:author="swetha vivekanandan" w:date="2024-02-14T16:33:00Z"/>
          <w:color w:val="000000" w:themeColor="text1"/>
          <w:sz w:val="12"/>
          <w:rPrChange w:id="956" w:author="swetha vivekanandan" w:date="2024-02-14T16:33:00Z">
            <w:rPr>
              <w:del w:id="957" w:author="swetha vivekanandan" w:date="2024-02-14T16:33:00Z"/>
            </w:rPr>
          </w:rPrChange>
        </w:rPr>
        <w:pPrChange w:id="958" w:author="swetha vivekanandan" w:date="2024-02-14T16:33:00Z">
          <w:pPr>
            <w:spacing w:line="360" w:lineRule="auto"/>
            <w:ind w:left="720" w:hanging="720"/>
            <w:jc w:val="both"/>
          </w:pPr>
        </w:pPrChange>
      </w:pPr>
    </w:p>
    <w:p w14:paraId="6C225490" w14:textId="22F09649" w:rsidR="005823F0" w:rsidRPr="004E28AD" w:rsidRDefault="005823F0">
      <w:pPr>
        <w:pStyle w:val="ListParagraph"/>
        <w:numPr>
          <w:ilvl w:val="0"/>
          <w:numId w:val="2"/>
        </w:numPr>
        <w:spacing w:line="360" w:lineRule="auto"/>
        <w:ind w:left="0" w:firstLine="0"/>
        <w:jc w:val="both"/>
        <w:rPr>
          <w:sz w:val="26"/>
        </w:rPr>
        <w:pPrChange w:id="959" w:author="swetha vivekanandan" w:date="2024-02-14T16:33:00Z">
          <w:pPr>
            <w:spacing w:line="360" w:lineRule="auto"/>
            <w:ind w:left="426" w:hanging="579"/>
            <w:jc w:val="both"/>
          </w:pPr>
        </w:pPrChange>
      </w:pPr>
      <w:del w:id="960" w:author="swetha vivekanandan" w:date="2024-02-14T16:33:00Z">
        <w:r w:rsidRPr="004E28AD" w:rsidDel="0034082A">
          <w:rPr>
            <w:sz w:val="26"/>
          </w:rPr>
          <w:delText xml:space="preserve">  </w:delText>
        </w:r>
      </w:del>
      <w:ins w:id="961" w:author="Rudra Pillai" w:date="2024-02-05T18:25:00Z">
        <w:del w:id="962" w:author="swetha vivekanandan" w:date="2024-02-14T16:33:00Z">
          <w:r w:rsidR="000334A6" w:rsidRPr="004E28AD" w:rsidDel="0034082A">
            <w:rPr>
              <w:sz w:val="26"/>
            </w:rPr>
            <w:delText>29</w:delText>
          </w:r>
        </w:del>
      </w:ins>
      <w:del w:id="963" w:author="Rudra Pillai" w:date="2024-02-05T18:25:00Z">
        <w:r w:rsidRPr="004E28AD" w:rsidDel="000334A6">
          <w:rPr>
            <w:sz w:val="26"/>
          </w:rPr>
          <w:delText>31</w:delText>
        </w:r>
      </w:del>
      <w:del w:id="964" w:author="swetha vivekanandan" w:date="2024-02-14T16:33:00Z">
        <w:r w:rsidRPr="004E28AD" w:rsidDel="0034082A">
          <w:rPr>
            <w:sz w:val="26"/>
          </w:rPr>
          <w:delText>.</w:delText>
        </w:r>
        <w:r w:rsidRPr="004E28AD" w:rsidDel="0034082A">
          <w:rPr>
            <w:sz w:val="26"/>
          </w:rPr>
          <w:tab/>
        </w:r>
      </w:del>
      <w:r w:rsidRPr="004E28AD">
        <w:rPr>
          <w:sz w:val="26"/>
        </w:rPr>
        <w:t xml:space="preserve">That this Lease Deed constitutes the entire </w:t>
      </w:r>
      <w:ins w:id="965" w:author="Rudra Pillai" w:date="2024-02-05T18:08:00Z">
        <w:r w:rsidR="00D1021C" w:rsidRPr="004E28AD">
          <w:rPr>
            <w:sz w:val="26"/>
          </w:rPr>
          <w:t>a</w:t>
        </w:r>
      </w:ins>
      <w:del w:id="966" w:author="Rudra Pillai" w:date="2024-02-05T18:08:00Z">
        <w:r w:rsidRPr="004E28AD" w:rsidDel="00D1021C">
          <w:rPr>
            <w:sz w:val="26"/>
          </w:rPr>
          <w:delText>A</w:delText>
        </w:r>
      </w:del>
      <w:r w:rsidRPr="004E28AD">
        <w:rPr>
          <w:sz w:val="26"/>
        </w:rPr>
        <w:t xml:space="preserve">greement between the </w:t>
      </w:r>
      <w:del w:id="967" w:author="Rudra Pillai" w:date="2024-02-05T18:08:00Z">
        <w:r w:rsidRPr="004E28AD" w:rsidDel="00482F59">
          <w:rPr>
            <w:sz w:val="26"/>
          </w:rPr>
          <w:delText>p</w:delText>
        </w:r>
      </w:del>
      <w:ins w:id="968" w:author="Rudra Pillai" w:date="2024-02-05T18:08:00Z">
        <w:r w:rsidR="00482F59" w:rsidRPr="004E28AD">
          <w:rPr>
            <w:sz w:val="26"/>
          </w:rPr>
          <w:t>P</w:t>
        </w:r>
      </w:ins>
      <w:r w:rsidRPr="004E28AD">
        <w:rPr>
          <w:sz w:val="26"/>
        </w:rPr>
        <w:t xml:space="preserve">arties, and it revokes and supersedes all previous discussions/correspondence, Memorandum of Understanding, agreements between the </w:t>
      </w:r>
      <w:del w:id="969" w:author="Rudra Pillai" w:date="2024-02-05T18:08:00Z">
        <w:r w:rsidRPr="004E28AD" w:rsidDel="00EF4F14">
          <w:rPr>
            <w:sz w:val="26"/>
          </w:rPr>
          <w:delText>p</w:delText>
        </w:r>
      </w:del>
      <w:ins w:id="970" w:author="Rudra Pillai" w:date="2024-02-05T18:08:00Z">
        <w:r w:rsidR="00EF4F14" w:rsidRPr="004E28AD">
          <w:rPr>
            <w:sz w:val="26"/>
          </w:rPr>
          <w:t>P</w:t>
        </w:r>
      </w:ins>
      <w:r w:rsidRPr="004E28AD">
        <w:rPr>
          <w:sz w:val="26"/>
        </w:rPr>
        <w:t xml:space="preserve">arties, if any concerning the Leased Premises whether written, oral or implied. This Lease Deed shall not be changed or modified except by written amendment mutually agreed by the </w:t>
      </w:r>
      <w:del w:id="971" w:author="Rudra Pillai" w:date="2024-02-05T18:08:00Z">
        <w:r w:rsidRPr="004E28AD" w:rsidDel="00862A93">
          <w:rPr>
            <w:sz w:val="26"/>
          </w:rPr>
          <w:delText>p</w:delText>
        </w:r>
      </w:del>
      <w:ins w:id="972" w:author="Rudra Pillai" w:date="2024-02-05T18:08:00Z">
        <w:r w:rsidR="00862A93" w:rsidRPr="004E28AD">
          <w:rPr>
            <w:sz w:val="26"/>
          </w:rPr>
          <w:t>P</w:t>
        </w:r>
      </w:ins>
      <w:r w:rsidRPr="004E28AD">
        <w:rPr>
          <w:sz w:val="26"/>
        </w:rPr>
        <w:t>arties.</w:t>
      </w:r>
    </w:p>
    <w:p w14:paraId="6C225491" w14:textId="77777777" w:rsidR="005823F0" w:rsidRPr="004E28AD" w:rsidRDefault="005823F0" w:rsidP="005823F0">
      <w:pPr>
        <w:spacing w:line="360" w:lineRule="auto"/>
        <w:ind w:left="720" w:hanging="720"/>
        <w:jc w:val="both"/>
        <w:rPr>
          <w:color w:val="000000" w:themeColor="text1"/>
          <w:sz w:val="12"/>
        </w:rPr>
      </w:pPr>
    </w:p>
    <w:p w14:paraId="6C225492" w14:textId="1EB62034" w:rsidR="005823F0" w:rsidRPr="004E28AD" w:rsidDel="00E96300" w:rsidRDefault="005823F0">
      <w:pPr>
        <w:spacing w:line="360" w:lineRule="auto"/>
        <w:jc w:val="both"/>
        <w:rPr>
          <w:del w:id="973" w:author="swetha vivekanandan" w:date="2024-02-14T16:40:00Z"/>
          <w:color w:val="000000" w:themeColor="text1"/>
          <w:sz w:val="26"/>
        </w:rPr>
        <w:pPrChange w:id="974" w:author="swetha vivekanandan" w:date="2024-02-14T16:40:00Z">
          <w:pPr>
            <w:spacing w:line="360" w:lineRule="auto"/>
            <w:ind w:left="426" w:hanging="720"/>
            <w:jc w:val="both"/>
          </w:pPr>
        </w:pPrChange>
      </w:pPr>
      <w:del w:id="975" w:author="swetha vivekanandan" w:date="2024-02-14T16:40:00Z">
        <w:r w:rsidRPr="004E28AD" w:rsidDel="00E96300">
          <w:rPr>
            <w:color w:val="000000" w:themeColor="text1"/>
            <w:sz w:val="26"/>
          </w:rPr>
          <w:delText xml:space="preserve">    </w:delText>
        </w:r>
      </w:del>
      <w:del w:id="976" w:author="Rudra Pillai" w:date="2024-02-05T18:25:00Z">
        <w:r w:rsidRPr="004E28AD" w:rsidDel="000334A6">
          <w:rPr>
            <w:color w:val="000000" w:themeColor="text1"/>
            <w:sz w:val="26"/>
          </w:rPr>
          <w:delText>32.</w:delText>
        </w:r>
      </w:del>
      <w:del w:id="977" w:author="swetha vivekanandan" w:date="2024-02-14T16:40:00Z">
        <w:r w:rsidRPr="004E28AD" w:rsidDel="00E96300">
          <w:rPr>
            <w:color w:val="000000" w:themeColor="text1"/>
            <w:sz w:val="26"/>
          </w:rPr>
          <w:tab/>
        </w:r>
      </w:del>
      <w:del w:id="978" w:author="Rudra Pillai" w:date="2024-02-05T18:01:00Z">
        <w:r w:rsidRPr="004E28AD" w:rsidDel="00476F5C">
          <w:rPr>
            <w:color w:val="000000" w:themeColor="text1"/>
            <w:sz w:val="26"/>
          </w:rPr>
          <w:delText xml:space="preserve">That the </w:delText>
        </w:r>
        <w:r w:rsidR="002E03F7" w:rsidRPr="004E28AD" w:rsidDel="00476F5C">
          <w:rPr>
            <w:b/>
            <w:bCs/>
            <w:color w:val="000000" w:themeColor="text1"/>
            <w:sz w:val="26"/>
          </w:rPr>
          <w:delText>LESSOR</w:delText>
        </w:r>
        <w:r w:rsidRPr="004E28AD" w:rsidDel="00476F5C">
          <w:rPr>
            <w:color w:val="000000" w:themeColor="text1"/>
            <w:sz w:val="26"/>
          </w:rPr>
          <w:delText xml:space="preserve">  specifically agrees and undertakes that in the event the Leased Premises are sold, transferred, mortgaged or conveyed to any third party by the </w:delText>
        </w:r>
        <w:r w:rsidR="002E03F7" w:rsidRPr="004E28AD" w:rsidDel="00476F5C">
          <w:rPr>
            <w:b/>
            <w:bCs/>
            <w:color w:val="000000" w:themeColor="text1"/>
            <w:sz w:val="26"/>
          </w:rPr>
          <w:delText>LESSOR</w:delText>
        </w:r>
        <w:r w:rsidRPr="004E28AD" w:rsidDel="00476F5C">
          <w:rPr>
            <w:color w:val="000000" w:themeColor="text1"/>
            <w:sz w:val="26"/>
          </w:rPr>
          <w:delText xml:space="preserve"> or where any third party interest is created in the Premises by the </w:delText>
        </w:r>
        <w:r w:rsidR="002E03F7" w:rsidRPr="004E28AD" w:rsidDel="00476F5C">
          <w:rPr>
            <w:b/>
            <w:bCs/>
            <w:color w:val="000000" w:themeColor="text1"/>
            <w:sz w:val="26"/>
          </w:rPr>
          <w:delText>LESSOR</w:delText>
        </w:r>
        <w:r w:rsidRPr="004E28AD" w:rsidDel="00476F5C">
          <w:rPr>
            <w:color w:val="000000" w:themeColor="text1"/>
            <w:sz w:val="26"/>
          </w:rPr>
          <w:delText xml:space="preserve">, either individually or jointly during the term of the Lease under this agreement then the </w:delText>
        </w:r>
        <w:r w:rsidR="002E03F7" w:rsidRPr="004E28AD" w:rsidDel="00476F5C">
          <w:rPr>
            <w:b/>
            <w:bCs/>
            <w:color w:val="000000" w:themeColor="text1"/>
            <w:sz w:val="26"/>
          </w:rPr>
          <w:delText>LESSOR</w:delText>
        </w:r>
        <w:r w:rsidRPr="004E28AD" w:rsidDel="00476F5C">
          <w:rPr>
            <w:color w:val="000000" w:themeColor="text1"/>
            <w:sz w:val="26"/>
          </w:rPr>
          <w:delText xml:space="preserve">  shall stipulate with such third party, purchasers or transferee or whatsoever that such transfer will be fully subject to the terms of this Lease agreement and the LESSEE will continue to be in possession of the Leased Premises on the same terms and conditions as are contained in this Lease Agreem</w:delText>
        </w:r>
      </w:del>
      <w:ins w:id="979" w:author="swetha vivekanandan" w:date="2024-02-14T16:40:00Z">
        <w:r w:rsidR="00E96300" w:rsidRPr="004E28AD">
          <w:rPr>
            <w:color w:val="000000" w:themeColor="text1"/>
            <w:sz w:val="26"/>
          </w:rPr>
          <w:t xml:space="preserve">27. </w:t>
        </w:r>
        <w:r w:rsidR="00E96300" w:rsidRPr="004E28AD">
          <w:rPr>
            <w:color w:val="000000" w:themeColor="text1"/>
            <w:sz w:val="26"/>
          </w:rPr>
          <w:tab/>
        </w:r>
      </w:ins>
      <w:del w:id="980" w:author="Rudra Pillai" w:date="2024-02-05T18:01:00Z">
        <w:r w:rsidRPr="004E28AD" w:rsidDel="00476F5C">
          <w:rPr>
            <w:color w:val="000000" w:themeColor="text1"/>
            <w:sz w:val="26"/>
          </w:rPr>
          <w:delText>ent.</w:delText>
        </w:r>
      </w:del>
    </w:p>
    <w:p w14:paraId="6C225493" w14:textId="77777777" w:rsidR="005823F0" w:rsidRPr="004E28AD" w:rsidDel="00E96300" w:rsidRDefault="005823F0">
      <w:pPr>
        <w:spacing w:line="360" w:lineRule="auto"/>
        <w:jc w:val="both"/>
        <w:rPr>
          <w:del w:id="981" w:author="swetha vivekanandan" w:date="2024-02-14T16:40:00Z"/>
          <w:color w:val="000000" w:themeColor="text1"/>
          <w:sz w:val="12"/>
        </w:rPr>
        <w:pPrChange w:id="982" w:author="swetha vivekanandan" w:date="2024-02-14T16:40:00Z">
          <w:pPr>
            <w:spacing w:line="360" w:lineRule="auto"/>
            <w:ind w:left="720" w:hanging="720"/>
            <w:jc w:val="both"/>
          </w:pPr>
        </w:pPrChange>
      </w:pPr>
    </w:p>
    <w:p w14:paraId="24A40203" w14:textId="24215B99" w:rsidR="002C1998" w:rsidRPr="004E28AD" w:rsidDel="00850F46" w:rsidRDefault="005823F0" w:rsidP="00850F46">
      <w:pPr>
        <w:spacing w:line="360" w:lineRule="auto"/>
        <w:jc w:val="both"/>
        <w:rPr>
          <w:del w:id="983" w:author="swetha vivekanandan" w:date="2024-02-14T16:40:00Z"/>
          <w:rFonts w:eastAsiaTheme="minorHAnsi"/>
          <w:sz w:val="26"/>
          <w:szCs w:val="26"/>
          <w:lang w:val="en-IN"/>
        </w:rPr>
      </w:pPr>
      <w:del w:id="984" w:author="swetha vivekanandan" w:date="2024-02-14T16:40:00Z">
        <w:r w:rsidRPr="004E28AD" w:rsidDel="00E96300">
          <w:rPr>
            <w:color w:val="000000" w:themeColor="text1"/>
            <w:sz w:val="26"/>
          </w:rPr>
          <w:delText xml:space="preserve">  </w:delText>
        </w:r>
      </w:del>
      <w:del w:id="985" w:author="swetha vivekanandan" w:date="2024-02-14T16:33:00Z">
        <w:r w:rsidRPr="004E28AD" w:rsidDel="0034082A">
          <w:rPr>
            <w:color w:val="000000" w:themeColor="text1"/>
            <w:sz w:val="26"/>
          </w:rPr>
          <w:delText>3</w:delText>
        </w:r>
      </w:del>
      <w:del w:id="986" w:author="Rudra Pillai" w:date="2024-02-05T18:25:00Z">
        <w:r w:rsidRPr="004E28AD" w:rsidDel="000334A6">
          <w:rPr>
            <w:color w:val="000000" w:themeColor="text1"/>
            <w:sz w:val="26"/>
          </w:rPr>
          <w:delText>3</w:delText>
        </w:r>
      </w:del>
      <w:ins w:id="987" w:author="Rudra Pillai" w:date="2024-02-05T18:25:00Z">
        <w:del w:id="988" w:author="swetha vivekanandan" w:date="2024-02-14T16:33:00Z">
          <w:r w:rsidR="000334A6" w:rsidRPr="004E28AD" w:rsidDel="0034082A">
            <w:rPr>
              <w:color w:val="000000" w:themeColor="text1"/>
              <w:sz w:val="26"/>
            </w:rPr>
            <w:delText>0</w:delText>
          </w:r>
        </w:del>
      </w:ins>
      <w:del w:id="989" w:author="swetha vivekanandan" w:date="2024-02-14T16:33:00Z">
        <w:r w:rsidRPr="004E28AD" w:rsidDel="0034082A">
          <w:rPr>
            <w:color w:val="000000" w:themeColor="text1"/>
            <w:sz w:val="26"/>
          </w:rPr>
          <w:delText>.</w:delText>
        </w:r>
      </w:del>
      <w:ins w:id="990" w:author="Rudra Pillai" w:date="2024-02-05T18:01:00Z">
        <w:del w:id="991" w:author="swetha vivekanandan" w:date="2024-02-14T16:33:00Z">
          <w:r w:rsidR="002C1998" w:rsidRPr="004E28AD" w:rsidDel="0034082A">
            <w:rPr>
              <w:rFonts w:eastAsiaTheme="minorHAnsi"/>
              <w:sz w:val="26"/>
              <w:szCs w:val="26"/>
              <w:lang w:val="en-IN"/>
            </w:rPr>
            <w:delText xml:space="preserve"> </w:delText>
          </w:r>
        </w:del>
        <w:r w:rsidR="002C1998" w:rsidRPr="004E28AD">
          <w:rPr>
            <w:rFonts w:eastAsiaTheme="minorHAnsi"/>
            <w:sz w:val="26"/>
            <w:szCs w:val="26"/>
            <w:lang w:val="en-IN"/>
          </w:rPr>
          <w:t xml:space="preserve">The LESSOR covenants that </w:t>
        </w:r>
      </w:ins>
      <w:r w:rsidR="00125BC1" w:rsidRPr="00125BC1">
        <w:rPr>
          <w:rFonts w:eastAsiaTheme="minorHAnsi"/>
          <w:sz w:val="26"/>
          <w:szCs w:val="26"/>
          <w:highlight w:val="yellow"/>
          <w:lang w:val="en-IN"/>
        </w:rPr>
        <w:t>the company</w:t>
      </w:r>
      <w:ins w:id="992" w:author="Rudra Pillai" w:date="2024-02-05T18:01:00Z">
        <w:r w:rsidR="002C1998" w:rsidRPr="004E28AD">
          <w:rPr>
            <w:rFonts w:eastAsiaTheme="minorHAnsi"/>
            <w:sz w:val="26"/>
            <w:szCs w:val="26"/>
            <w:lang w:val="en-IN"/>
          </w:rPr>
          <w:t xml:space="preserve"> is the lawful owner of the</w:t>
        </w:r>
      </w:ins>
      <w:r w:rsidR="00CE7443">
        <w:rPr>
          <w:color w:val="000000" w:themeColor="text1"/>
          <w:sz w:val="26"/>
        </w:rPr>
        <w:t xml:space="preserve"> </w:t>
      </w:r>
      <w:ins w:id="993" w:author="Rudra Pillai" w:date="2024-02-05T18:01:00Z">
        <w:r w:rsidR="002C1998" w:rsidRPr="004E28AD">
          <w:rPr>
            <w:rFonts w:eastAsiaTheme="minorHAnsi"/>
            <w:sz w:val="26"/>
            <w:szCs w:val="26"/>
            <w:lang w:val="en-IN"/>
          </w:rPr>
          <w:t>Leased Premises, and has the right, title, and power to grant the</w:t>
        </w:r>
      </w:ins>
      <w:ins w:id="994" w:author="Rudra Pillai" w:date="2024-02-05T18:02:00Z">
        <w:r w:rsidR="00F9358C" w:rsidRPr="004E28AD">
          <w:rPr>
            <w:rFonts w:eastAsiaTheme="minorHAnsi"/>
            <w:sz w:val="26"/>
            <w:szCs w:val="26"/>
            <w:lang w:val="en-IN"/>
          </w:rPr>
          <w:t xml:space="preserve"> Lease of the </w:t>
        </w:r>
      </w:ins>
      <w:ins w:id="995" w:author="Rudra Pillai" w:date="2024-02-05T18:08:00Z">
        <w:r w:rsidR="00D1021C" w:rsidRPr="004E28AD">
          <w:rPr>
            <w:rFonts w:eastAsiaTheme="minorHAnsi"/>
            <w:sz w:val="27"/>
            <w:szCs w:val="27"/>
            <w:lang w:val="en-IN"/>
          </w:rPr>
          <w:t xml:space="preserve">Leased Premises </w:t>
        </w:r>
      </w:ins>
      <w:ins w:id="996" w:author="Rudra Pillai" w:date="2024-02-05T18:02:00Z">
        <w:r w:rsidR="00F9358C" w:rsidRPr="004E28AD">
          <w:rPr>
            <w:rFonts w:eastAsiaTheme="minorHAnsi"/>
            <w:sz w:val="26"/>
            <w:szCs w:val="26"/>
            <w:lang w:val="en-IN"/>
          </w:rPr>
          <w:t xml:space="preserve">to the </w:t>
        </w:r>
        <w:r w:rsidR="00F9358C" w:rsidRPr="004E28AD">
          <w:rPr>
            <w:rFonts w:eastAsiaTheme="minorHAnsi"/>
            <w:sz w:val="25"/>
            <w:szCs w:val="25"/>
            <w:lang w:val="en-IN"/>
          </w:rPr>
          <w:t>LESSEE.</w:t>
        </w:r>
      </w:ins>
    </w:p>
    <w:p w14:paraId="453BD273" w14:textId="77777777" w:rsidR="00850F46" w:rsidRPr="004E28AD" w:rsidRDefault="00850F46" w:rsidP="00E96300">
      <w:pPr>
        <w:spacing w:line="360" w:lineRule="auto"/>
        <w:jc w:val="both"/>
        <w:rPr>
          <w:ins w:id="997" w:author="swetha vivekanandan" w:date="2024-02-14T16:40:00Z"/>
          <w:rFonts w:eastAsiaTheme="minorHAnsi"/>
          <w:sz w:val="26"/>
          <w:szCs w:val="26"/>
          <w:lang w:val="en-IN"/>
        </w:rPr>
      </w:pPr>
    </w:p>
    <w:p w14:paraId="26B9417E" w14:textId="77777777" w:rsidR="00850F46" w:rsidRPr="004E28AD" w:rsidRDefault="00850F46">
      <w:pPr>
        <w:spacing w:line="360" w:lineRule="auto"/>
        <w:jc w:val="both"/>
        <w:rPr>
          <w:ins w:id="998" w:author="swetha vivekanandan" w:date="2024-02-14T16:40:00Z"/>
          <w:rFonts w:eastAsiaTheme="minorHAnsi"/>
          <w:sz w:val="25"/>
          <w:szCs w:val="25"/>
          <w:lang w:val="en-IN"/>
        </w:rPr>
        <w:pPrChange w:id="999" w:author="swetha vivekanandan" w:date="2024-02-14T16:40:00Z">
          <w:pPr>
            <w:spacing w:line="360" w:lineRule="auto"/>
            <w:ind w:left="426" w:hanging="579"/>
            <w:jc w:val="both"/>
          </w:pPr>
        </w:pPrChange>
      </w:pPr>
    </w:p>
    <w:p w14:paraId="6CEB7197" w14:textId="601F7FD8" w:rsidR="00741C94" w:rsidRPr="004E28AD" w:rsidDel="00850F46" w:rsidRDefault="00850F46" w:rsidP="005823F0">
      <w:pPr>
        <w:spacing w:line="360" w:lineRule="auto"/>
        <w:ind w:left="426" w:hanging="579"/>
        <w:jc w:val="both"/>
        <w:rPr>
          <w:ins w:id="1000" w:author="Rudra Pillai" w:date="2024-02-05T18:04:00Z"/>
          <w:del w:id="1001" w:author="swetha vivekanandan" w:date="2024-02-14T16:40:00Z"/>
          <w:color w:val="000000" w:themeColor="text1"/>
          <w:sz w:val="26"/>
        </w:rPr>
      </w:pPr>
      <w:ins w:id="1002" w:author="swetha vivekanandan" w:date="2024-02-14T16:40:00Z">
        <w:r w:rsidRPr="004E28AD">
          <w:rPr>
            <w:color w:val="000000" w:themeColor="text1"/>
            <w:sz w:val="26"/>
          </w:rPr>
          <w:t>28</w:t>
        </w:r>
      </w:ins>
      <w:ins w:id="1003" w:author="swetha vivekanandan" w:date="2024-02-14T16:41:00Z">
        <w:r w:rsidRPr="004E28AD">
          <w:rPr>
            <w:color w:val="000000" w:themeColor="text1"/>
            <w:sz w:val="26"/>
          </w:rPr>
          <w:t xml:space="preserve">.  </w:t>
        </w:r>
        <w:r w:rsidRPr="004E28AD">
          <w:rPr>
            <w:color w:val="000000" w:themeColor="text1"/>
            <w:sz w:val="26"/>
          </w:rPr>
          <w:tab/>
        </w:r>
      </w:ins>
    </w:p>
    <w:p w14:paraId="32B9B789" w14:textId="2C704BD2" w:rsidR="00741C94" w:rsidRPr="004E28AD" w:rsidRDefault="000334A6">
      <w:pPr>
        <w:spacing w:line="360" w:lineRule="auto"/>
        <w:jc w:val="both"/>
        <w:rPr>
          <w:ins w:id="1004" w:author="Rudra Pillai" w:date="2024-02-05T18:07:00Z"/>
          <w:rFonts w:eastAsiaTheme="minorHAnsi"/>
          <w:sz w:val="26"/>
          <w:szCs w:val="26"/>
          <w:lang w:val="en-IN"/>
        </w:rPr>
        <w:pPrChange w:id="1005" w:author="swetha vivekanandan" w:date="2024-02-14T16:40:00Z">
          <w:pPr>
            <w:spacing w:line="360" w:lineRule="auto"/>
            <w:ind w:left="426" w:hanging="579"/>
            <w:jc w:val="both"/>
          </w:pPr>
        </w:pPrChange>
      </w:pPr>
      <w:ins w:id="1006" w:author="Rudra Pillai" w:date="2024-02-05T18:25:00Z">
        <w:del w:id="1007" w:author="swetha vivekanandan" w:date="2024-02-14T16:40:00Z">
          <w:r w:rsidRPr="004E28AD" w:rsidDel="00850F46">
            <w:rPr>
              <w:rFonts w:eastAsiaTheme="minorHAnsi"/>
              <w:sz w:val="26"/>
              <w:szCs w:val="26"/>
              <w:lang w:val="en-IN"/>
            </w:rPr>
            <w:delText xml:space="preserve">31. </w:delText>
          </w:r>
        </w:del>
      </w:ins>
      <w:ins w:id="1008" w:author="Rudra Pillai" w:date="2024-02-05T18:04:00Z">
        <w:del w:id="1009" w:author="swetha vivekanandan" w:date="2024-02-14T16:40:00Z">
          <w:r w:rsidR="00741C94" w:rsidRPr="004E28AD" w:rsidDel="00850F46">
            <w:rPr>
              <w:rFonts w:eastAsiaTheme="minorHAnsi"/>
              <w:sz w:val="26"/>
              <w:szCs w:val="26"/>
              <w:lang w:val="en-IN"/>
            </w:rPr>
            <w:delText xml:space="preserve"> </w:delText>
          </w:r>
        </w:del>
        <w:r w:rsidR="00741C94" w:rsidRPr="004E28AD">
          <w:rPr>
            <w:rFonts w:eastAsiaTheme="minorHAnsi"/>
            <w:sz w:val="26"/>
            <w:szCs w:val="26"/>
            <w:lang w:val="en-IN"/>
          </w:rPr>
          <w:t xml:space="preserve">The </w:t>
        </w:r>
        <w:r w:rsidR="00741C94" w:rsidRPr="004E28AD">
          <w:rPr>
            <w:rFonts w:eastAsiaTheme="minorHAnsi"/>
            <w:sz w:val="25"/>
            <w:szCs w:val="25"/>
            <w:lang w:val="en-IN"/>
          </w:rPr>
          <w:t xml:space="preserve">LESSOR </w:t>
        </w:r>
        <w:r w:rsidR="00741C94" w:rsidRPr="004E28AD">
          <w:rPr>
            <w:rFonts w:eastAsiaTheme="minorHAnsi"/>
            <w:sz w:val="26"/>
            <w:szCs w:val="26"/>
            <w:lang w:val="en-IN"/>
          </w:rPr>
          <w:t xml:space="preserve">further covenants with the </w:t>
        </w:r>
        <w:r w:rsidR="00741C94" w:rsidRPr="004E28AD">
          <w:rPr>
            <w:rFonts w:eastAsiaTheme="minorHAnsi"/>
            <w:sz w:val="25"/>
            <w:szCs w:val="25"/>
            <w:lang w:val="en-IN"/>
          </w:rPr>
          <w:t xml:space="preserve">LESSEE </w:t>
        </w:r>
        <w:r w:rsidR="00741C94" w:rsidRPr="004E28AD">
          <w:rPr>
            <w:rFonts w:eastAsiaTheme="minorHAnsi"/>
            <w:sz w:val="26"/>
            <w:szCs w:val="26"/>
            <w:lang w:val="en-IN"/>
          </w:rPr>
          <w:t xml:space="preserve">that the </w:t>
        </w:r>
        <w:r w:rsidR="00741C94" w:rsidRPr="004E28AD">
          <w:rPr>
            <w:rFonts w:eastAsiaTheme="minorHAnsi"/>
            <w:sz w:val="25"/>
            <w:szCs w:val="25"/>
            <w:lang w:val="en-IN"/>
          </w:rPr>
          <w:t>LESSEE</w:t>
        </w:r>
        <w:r w:rsidR="006C2E7B" w:rsidRPr="004E28AD">
          <w:rPr>
            <w:rFonts w:eastAsiaTheme="minorHAnsi"/>
            <w:sz w:val="26"/>
            <w:szCs w:val="26"/>
            <w:lang w:val="en-IN"/>
          </w:rPr>
          <w:t xml:space="preserve"> paying </w:t>
        </w:r>
      </w:ins>
      <w:ins w:id="1010" w:author="Rudra Pillai" w:date="2024-02-05T18:07:00Z">
        <w:r w:rsidR="00A44216" w:rsidRPr="004E28AD">
          <w:rPr>
            <w:rFonts w:eastAsiaTheme="minorHAnsi"/>
            <w:sz w:val="26"/>
            <w:szCs w:val="26"/>
            <w:lang w:val="en-IN"/>
          </w:rPr>
          <w:t>R</w:t>
        </w:r>
      </w:ins>
      <w:ins w:id="1011" w:author="Rudra Pillai" w:date="2024-02-05T18:04:00Z">
        <w:r w:rsidR="006C2E7B" w:rsidRPr="004E28AD">
          <w:rPr>
            <w:rFonts w:eastAsiaTheme="minorHAnsi"/>
            <w:sz w:val="26"/>
            <w:szCs w:val="26"/>
            <w:lang w:val="en-IN"/>
          </w:rPr>
          <w:t xml:space="preserve">ent and other charges as per this agreement and duly observing the terms and conditions hereof shall be entitled to quiet and peaceful enjoyment of the </w:t>
        </w:r>
      </w:ins>
      <w:ins w:id="1012" w:author="Rudra Pillai" w:date="2024-02-05T18:08:00Z">
        <w:r w:rsidR="00A44216" w:rsidRPr="004E28AD">
          <w:rPr>
            <w:rFonts w:eastAsiaTheme="minorHAnsi"/>
            <w:sz w:val="27"/>
            <w:szCs w:val="27"/>
            <w:lang w:val="en-IN"/>
          </w:rPr>
          <w:t xml:space="preserve">Leased Premises </w:t>
        </w:r>
      </w:ins>
      <w:ins w:id="1013" w:author="Rudra Pillai" w:date="2024-02-05T18:04:00Z">
        <w:r w:rsidR="006C2E7B" w:rsidRPr="004E28AD">
          <w:rPr>
            <w:rFonts w:eastAsiaTheme="minorHAnsi"/>
            <w:sz w:val="26"/>
            <w:szCs w:val="26"/>
            <w:lang w:val="en-IN"/>
          </w:rPr>
          <w:t>during the</w:t>
        </w:r>
        <w:r w:rsidR="006C2E7B" w:rsidRPr="004E28AD">
          <w:rPr>
            <w:rFonts w:eastAsiaTheme="minorHAnsi"/>
            <w:sz w:val="27"/>
            <w:szCs w:val="27"/>
            <w:lang w:val="en-IN"/>
          </w:rPr>
          <w:t xml:space="preserve"> subsistence of this agreement without any obstruction, interruption or disturbance </w:t>
        </w:r>
        <w:r w:rsidR="006C2E7B" w:rsidRPr="004E28AD">
          <w:rPr>
            <w:rFonts w:eastAsiaTheme="minorHAnsi"/>
            <w:sz w:val="27"/>
            <w:szCs w:val="27"/>
            <w:lang w:val="en-IN"/>
          </w:rPr>
          <w:lastRenderedPageBreak/>
          <w:t xml:space="preserve">by the </w:t>
        </w:r>
        <w:r w:rsidR="006C2E7B" w:rsidRPr="004E28AD">
          <w:rPr>
            <w:rFonts w:eastAsiaTheme="minorHAnsi"/>
            <w:sz w:val="26"/>
            <w:szCs w:val="26"/>
            <w:lang w:val="en-IN"/>
          </w:rPr>
          <w:t xml:space="preserve">LESSOR </w:t>
        </w:r>
        <w:r w:rsidR="006C2E7B" w:rsidRPr="004E28AD">
          <w:rPr>
            <w:rFonts w:eastAsiaTheme="minorHAnsi"/>
            <w:sz w:val="27"/>
            <w:szCs w:val="27"/>
            <w:lang w:val="en-IN"/>
          </w:rPr>
          <w:t xml:space="preserve">or any other person or persons claiming through, under or in trust for the </w:t>
        </w:r>
        <w:r w:rsidR="006C2E7B" w:rsidRPr="004E28AD">
          <w:rPr>
            <w:rFonts w:eastAsiaTheme="minorHAnsi"/>
            <w:sz w:val="26"/>
            <w:szCs w:val="26"/>
            <w:lang w:val="en-IN"/>
          </w:rPr>
          <w:t>LESSOR.</w:t>
        </w:r>
      </w:ins>
    </w:p>
    <w:p w14:paraId="447AC0A7" w14:textId="77777777" w:rsidR="00A97F8D" w:rsidRPr="004E28AD" w:rsidDel="00850F46" w:rsidRDefault="00A97F8D" w:rsidP="00850F46">
      <w:pPr>
        <w:spacing w:line="360" w:lineRule="auto"/>
        <w:jc w:val="both"/>
        <w:rPr>
          <w:del w:id="1014" w:author="swetha vivekanandan" w:date="2024-02-14T16:41:00Z"/>
          <w:rFonts w:eastAsiaTheme="minorHAnsi"/>
          <w:sz w:val="26"/>
          <w:szCs w:val="26"/>
          <w:lang w:val="en-IN"/>
        </w:rPr>
      </w:pPr>
    </w:p>
    <w:p w14:paraId="407711DE" w14:textId="77777777" w:rsidR="00850F46" w:rsidRPr="004E28AD" w:rsidRDefault="00850F46" w:rsidP="005823F0">
      <w:pPr>
        <w:spacing w:line="360" w:lineRule="auto"/>
        <w:ind w:left="426" w:hanging="579"/>
        <w:jc w:val="both"/>
        <w:rPr>
          <w:ins w:id="1015" w:author="swetha vivekanandan" w:date="2024-02-14T16:41:00Z"/>
          <w:rFonts w:eastAsiaTheme="minorHAnsi"/>
          <w:sz w:val="26"/>
          <w:szCs w:val="26"/>
          <w:lang w:val="en-IN"/>
        </w:rPr>
      </w:pPr>
    </w:p>
    <w:p w14:paraId="598BA56B" w14:textId="0F301ED0" w:rsidR="006C2E7B" w:rsidRPr="004E28AD" w:rsidRDefault="00850F46">
      <w:pPr>
        <w:spacing w:line="360" w:lineRule="auto"/>
        <w:jc w:val="both"/>
        <w:rPr>
          <w:ins w:id="1016" w:author="Rudra Pillai" w:date="2024-02-05T18:06:00Z"/>
          <w:rFonts w:eastAsiaTheme="minorHAnsi"/>
          <w:sz w:val="27"/>
          <w:szCs w:val="27"/>
          <w:lang w:val="en-IN"/>
        </w:rPr>
        <w:pPrChange w:id="1017" w:author="swetha vivekanandan" w:date="2024-02-14T16:41:00Z">
          <w:pPr>
            <w:spacing w:line="360" w:lineRule="auto"/>
            <w:ind w:left="426" w:hanging="579"/>
            <w:jc w:val="both"/>
          </w:pPr>
        </w:pPrChange>
      </w:pPr>
      <w:ins w:id="1018" w:author="swetha vivekanandan" w:date="2024-02-14T16:41:00Z">
        <w:r w:rsidRPr="004E28AD">
          <w:rPr>
            <w:color w:val="000000" w:themeColor="text1"/>
            <w:sz w:val="26"/>
          </w:rPr>
          <w:t>29.</w:t>
        </w:r>
        <w:r w:rsidRPr="004E28AD">
          <w:rPr>
            <w:color w:val="000000" w:themeColor="text1"/>
            <w:sz w:val="26"/>
          </w:rPr>
          <w:tab/>
        </w:r>
      </w:ins>
      <w:ins w:id="1019" w:author="Rudra Pillai" w:date="2024-02-05T18:25:00Z">
        <w:del w:id="1020" w:author="swetha vivekanandan" w:date="2024-02-14T16:41:00Z">
          <w:r w:rsidR="000334A6" w:rsidRPr="004E28AD" w:rsidDel="00850F46">
            <w:rPr>
              <w:color w:val="000000" w:themeColor="text1"/>
              <w:sz w:val="26"/>
            </w:rPr>
            <w:delText xml:space="preserve">32. </w:delText>
          </w:r>
        </w:del>
      </w:ins>
      <w:ins w:id="1021" w:author="Rudra Pillai" w:date="2024-02-05T18:05:00Z">
        <w:r w:rsidR="00D11C7B" w:rsidRPr="004E28AD">
          <w:rPr>
            <w:color w:val="000000" w:themeColor="text1"/>
            <w:sz w:val="26"/>
          </w:rPr>
          <w:t xml:space="preserve">That the LESSOR shall insure and keep the </w:t>
        </w:r>
      </w:ins>
      <w:ins w:id="1022" w:author="Rudra Pillai" w:date="2024-02-05T18:07:00Z">
        <w:r w:rsidR="00A97F8D" w:rsidRPr="004E28AD">
          <w:rPr>
            <w:color w:val="000000" w:themeColor="text1"/>
            <w:sz w:val="26"/>
          </w:rPr>
          <w:t>Leased Premises</w:t>
        </w:r>
      </w:ins>
      <w:ins w:id="1023" w:author="Rudra Pillai" w:date="2024-02-05T18:05:00Z">
        <w:r w:rsidR="00D11C7B" w:rsidRPr="004E28AD">
          <w:rPr>
            <w:color w:val="000000" w:themeColor="text1"/>
            <w:sz w:val="26"/>
          </w:rPr>
          <w:t xml:space="preserve"> insured against loss or</w:t>
        </w:r>
        <w:r w:rsidR="00840DCA" w:rsidRPr="004E28AD">
          <w:rPr>
            <w:color w:val="000000" w:themeColor="text1"/>
            <w:sz w:val="26"/>
          </w:rPr>
          <w:t xml:space="preserve"> </w:t>
        </w:r>
        <w:r w:rsidR="00CE434C" w:rsidRPr="004E28AD">
          <w:rPr>
            <w:rFonts w:eastAsiaTheme="minorHAnsi"/>
            <w:sz w:val="27"/>
            <w:szCs w:val="27"/>
            <w:lang w:val="en-IN"/>
          </w:rPr>
          <w:t>damages by fire with an insurance company</w:t>
        </w:r>
      </w:ins>
      <w:ins w:id="1024" w:author="Rudra Pillai" w:date="2024-02-05T18:06:00Z">
        <w:r w:rsidR="00131200" w:rsidRPr="004E28AD">
          <w:rPr>
            <w:rFonts w:eastAsiaTheme="minorHAnsi"/>
            <w:sz w:val="27"/>
            <w:szCs w:val="27"/>
            <w:lang w:val="en-IN"/>
          </w:rPr>
          <w:t>.</w:t>
        </w:r>
      </w:ins>
    </w:p>
    <w:p w14:paraId="344D2898" w14:textId="7D08E805" w:rsidR="00131200" w:rsidRPr="004E28AD" w:rsidDel="00850F46" w:rsidRDefault="00131200" w:rsidP="00850F46">
      <w:pPr>
        <w:spacing w:line="360" w:lineRule="auto"/>
        <w:jc w:val="both"/>
        <w:rPr>
          <w:del w:id="1025" w:author="swetha vivekanandan" w:date="2024-02-14T16:41:00Z"/>
          <w:color w:val="000000" w:themeColor="text1"/>
          <w:sz w:val="26"/>
        </w:rPr>
      </w:pPr>
    </w:p>
    <w:p w14:paraId="3AA8EC03" w14:textId="77777777" w:rsidR="00850F46" w:rsidRPr="004E28AD" w:rsidRDefault="00850F46" w:rsidP="005823F0">
      <w:pPr>
        <w:spacing w:line="360" w:lineRule="auto"/>
        <w:ind w:left="426" w:hanging="579"/>
        <w:jc w:val="both"/>
        <w:rPr>
          <w:ins w:id="1026" w:author="swetha vivekanandan" w:date="2024-02-14T16:41:00Z"/>
          <w:color w:val="000000" w:themeColor="text1"/>
          <w:sz w:val="26"/>
        </w:rPr>
      </w:pPr>
    </w:p>
    <w:p w14:paraId="4F644820" w14:textId="56A08A62" w:rsidR="00131200" w:rsidRPr="004E28AD" w:rsidRDefault="00850F46" w:rsidP="00850F46">
      <w:pPr>
        <w:spacing w:line="360" w:lineRule="auto"/>
        <w:jc w:val="both"/>
        <w:rPr>
          <w:ins w:id="1027" w:author="swetha vivekanandan" w:date="2024-02-14T16:41:00Z"/>
          <w:rFonts w:eastAsiaTheme="minorHAnsi"/>
          <w:sz w:val="26"/>
          <w:szCs w:val="26"/>
          <w:lang w:val="en-IN"/>
        </w:rPr>
      </w:pPr>
      <w:ins w:id="1028" w:author="swetha vivekanandan" w:date="2024-02-14T16:41:00Z">
        <w:r w:rsidRPr="004E28AD">
          <w:rPr>
            <w:color w:val="000000" w:themeColor="text1"/>
            <w:sz w:val="26"/>
          </w:rPr>
          <w:t>30.</w:t>
        </w:r>
        <w:r w:rsidRPr="004E28AD">
          <w:rPr>
            <w:color w:val="000000" w:themeColor="text1"/>
            <w:sz w:val="26"/>
          </w:rPr>
          <w:tab/>
        </w:r>
      </w:ins>
      <w:ins w:id="1029" w:author="Rudra Pillai" w:date="2024-02-05T18:06:00Z">
        <w:del w:id="1030" w:author="swetha vivekanandan" w:date="2024-02-14T16:41:00Z">
          <w:r w:rsidR="00131200" w:rsidRPr="004E28AD" w:rsidDel="00850F46">
            <w:rPr>
              <w:color w:val="000000" w:themeColor="text1"/>
              <w:sz w:val="26"/>
            </w:rPr>
            <w:delText xml:space="preserve"> </w:delText>
          </w:r>
        </w:del>
      </w:ins>
      <w:ins w:id="1031" w:author="Rudra Pillai" w:date="2024-02-05T18:25:00Z">
        <w:del w:id="1032" w:author="swetha vivekanandan" w:date="2024-02-14T16:41:00Z">
          <w:r w:rsidR="000334A6" w:rsidRPr="004E28AD" w:rsidDel="00850F46">
            <w:rPr>
              <w:color w:val="000000" w:themeColor="text1"/>
              <w:sz w:val="26"/>
            </w:rPr>
            <w:delText xml:space="preserve">33. </w:delText>
          </w:r>
        </w:del>
      </w:ins>
      <w:ins w:id="1033" w:author="Rudra Pillai" w:date="2024-02-05T18:06:00Z">
        <w:r w:rsidR="00131200" w:rsidRPr="004E28AD">
          <w:rPr>
            <w:color w:val="000000" w:themeColor="text1"/>
            <w:sz w:val="26"/>
          </w:rPr>
          <w:t>The LESSOR shall share the asset list</w:t>
        </w:r>
      </w:ins>
      <w:ins w:id="1034" w:author="swetha vivekanandan" w:date="2024-02-14T16:25:00Z">
        <w:r w:rsidR="00467EB4" w:rsidRPr="004E28AD">
          <w:rPr>
            <w:color w:val="000000" w:themeColor="text1"/>
            <w:sz w:val="26"/>
          </w:rPr>
          <w:t xml:space="preserve"> appended with lease hold premises</w:t>
        </w:r>
      </w:ins>
      <w:ins w:id="1035" w:author="Rudra Pillai" w:date="2024-02-05T18:06:00Z">
        <w:r w:rsidR="00131200" w:rsidRPr="004E28AD">
          <w:rPr>
            <w:color w:val="000000" w:themeColor="text1"/>
            <w:sz w:val="26"/>
          </w:rPr>
          <w:t xml:space="preserve"> before handing over the</w:t>
        </w:r>
        <w:r w:rsidR="00131200" w:rsidRPr="004E28AD">
          <w:rPr>
            <w:rFonts w:eastAsiaTheme="minorHAnsi"/>
            <w:sz w:val="27"/>
            <w:szCs w:val="27"/>
            <w:lang w:val="en-IN"/>
          </w:rPr>
          <w:t xml:space="preserve"> possession of </w:t>
        </w:r>
      </w:ins>
      <w:ins w:id="1036" w:author="swetha vivekanandan" w:date="2024-02-14T16:25:00Z">
        <w:r w:rsidR="00467EB4" w:rsidRPr="004E28AD">
          <w:rPr>
            <w:rFonts w:eastAsiaTheme="minorHAnsi"/>
            <w:sz w:val="27"/>
            <w:szCs w:val="27"/>
            <w:lang w:val="en-IN"/>
          </w:rPr>
          <w:t xml:space="preserve">it </w:t>
        </w:r>
      </w:ins>
      <w:ins w:id="1037" w:author="Rudra Pillai" w:date="2024-02-05T18:06:00Z">
        <w:del w:id="1038" w:author="swetha vivekanandan" w:date="2024-02-14T16:25:00Z">
          <w:r w:rsidR="004D1B07" w:rsidRPr="004E28AD" w:rsidDel="00467EB4">
            <w:rPr>
              <w:rFonts w:eastAsiaTheme="minorHAnsi"/>
              <w:sz w:val="27"/>
              <w:szCs w:val="27"/>
              <w:lang w:val="en-IN"/>
            </w:rPr>
            <w:delText>Leased P</w:delText>
          </w:r>
          <w:r w:rsidR="00131200" w:rsidRPr="004E28AD" w:rsidDel="00467EB4">
            <w:rPr>
              <w:rFonts w:eastAsiaTheme="minorHAnsi"/>
              <w:sz w:val="27"/>
              <w:szCs w:val="27"/>
              <w:lang w:val="en-IN"/>
            </w:rPr>
            <w:delText xml:space="preserve">remises </w:delText>
          </w:r>
        </w:del>
        <w:r w:rsidR="00131200" w:rsidRPr="004E28AD">
          <w:rPr>
            <w:rFonts w:eastAsiaTheme="minorHAnsi"/>
            <w:sz w:val="27"/>
            <w:szCs w:val="27"/>
            <w:lang w:val="en-IN"/>
          </w:rPr>
          <w:t xml:space="preserve">and </w:t>
        </w:r>
      </w:ins>
      <w:ins w:id="1039" w:author="swetha vivekanandan" w:date="2024-02-14T16:25:00Z">
        <w:r w:rsidR="00482AEC" w:rsidRPr="004E28AD">
          <w:rPr>
            <w:rFonts w:eastAsiaTheme="minorHAnsi"/>
            <w:sz w:val="27"/>
            <w:szCs w:val="27"/>
            <w:lang w:val="en-IN"/>
          </w:rPr>
          <w:t xml:space="preserve">after termination of lease, the </w:t>
        </w:r>
        <w:r w:rsidR="00482AEC" w:rsidRPr="00125BC1">
          <w:rPr>
            <w:rFonts w:eastAsiaTheme="minorHAnsi"/>
            <w:sz w:val="27"/>
            <w:szCs w:val="27"/>
            <w:highlight w:val="yellow"/>
            <w:lang w:val="en-IN"/>
          </w:rPr>
          <w:t>Lesse</w:t>
        </w:r>
      </w:ins>
      <w:r w:rsidR="00125BC1" w:rsidRPr="00125BC1">
        <w:rPr>
          <w:rFonts w:eastAsiaTheme="minorHAnsi"/>
          <w:sz w:val="27"/>
          <w:szCs w:val="27"/>
          <w:highlight w:val="yellow"/>
          <w:lang w:val="en-IN"/>
        </w:rPr>
        <w:t>e</w:t>
      </w:r>
      <w:ins w:id="1040" w:author="swetha vivekanandan" w:date="2024-02-14T16:25:00Z">
        <w:r w:rsidR="00482AEC" w:rsidRPr="004E28AD">
          <w:rPr>
            <w:rFonts w:eastAsiaTheme="minorHAnsi"/>
            <w:sz w:val="27"/>
            <w:szCs w:val="27"/>
            <w:lang w:val="en-IN"/>
          </w:rPr>
          <w:t xml:space="preserve"> can remove </w:t>
        </w:r>
        <w:proofErr w:type="gramStart"/>
        <w:r w:rsidR="00482AEC" w:rsidRPr="004E28AD">
          <w:rPr>
            <w:rFonts w:eastAsiaTheme="minorHAnsi"/>
            <w:sz w:val="27"/>
            <w:szCs w:val="27"/>
            <w:lang w:val="en-IN"/>
          </w:rPr>
          <w:t>it’s</w:t>
        </w:r>
        <w:proofErr w:type="gramEnd"/>
        <w:r w:rsidR="00482AEC" w:rsidRPr="004E28AD">
          <w:rPr>
            <w:rFonts w:eastAsiaTheme="minorHAnsi"/>
            <w:sz w:val="27"/>
            <w:szCs w:val="27"/>
            <w:lang w:val="en-IN"/>
          </w:rPr>
          <w:t xml:space="preserve"> temporary assets put </w:t>
        </w:r>
      </w:ins>
      <w:ins w:id="1041" w:author="swetha vivekanandan" w:date="2024-02-14T16:26:00Z">
        <w:r w:rsidR="00482AEC" w:rsidRPr="004E28AD">
          <w:rPr>
            <w:rFonts w:eastAsiaTheme="minorHAnsi"/>
            <w:sz w:val="27"/>
            <w:szCs w:val="27"/>
            <w:lang w:val="en-IN"/>
          </w:rPr>
          <w:t xml:space="preserve">up by it </w:t>
        </w:r>
      </w:ins>
      <w:ins w:id="1042" w:author="Rudra Pillai" w:date="2024-02-05T18:06:00Z">
        <w:del w:id="1043" w:author="swetha vivekanandan" w:date="2024-02-14T16:26:00Z">
          <w:r w:rsidR="00131200" w:rsidRPr="004E28AD" w:rsidDel="00561746">
            <w:rPr>
              <w:rFonts w:eastAsiaTheme="minorHAnsi"/>
              <w:sz w:val="26"/>
              <w:szCs w:val="26"/>
              <w:lang w:val="en-IN"/>
            </w:rPr>
            <w:delText xml:space="preserve">LESSEE </w:delText>
          </w:r>
          <w:r w:rsidR="00131200" w:rsidRPr="004E28AD" w:rsidDel="00561746">
            <w:rPr>
              <w:rFonts w:eastAsiaTheme="minorHAnsi"/>
              <w:sz w:val="27"/>
              <w:szCs w:val="27"/>
              <w:lang w:val="en-IN"/>
            </w:rPr>
            <w:delText xml:space="preserve">can remove the assets </w:delText>
          </w:r>
        </w:del>
        <w:r w:rsidR="00131200" w:rsidRPr="004E28AD">
          <w:rPr>
            <w:rFonts w:eastAsiaTheme="minorHAnsi"/>
            <w:sz w:val="27"/>
            <w:szCs w:val="27"/>
            <w:lang w:val="en-IN"/>
          </w:rPr>
          <w:t>without causing damage of original structure and permanent asset</w:t>
        </w:r>
      </w:ins>
      <w:ins w:id="1044" w:author="swetha vivekanandan" w:date="2024-02-14T16:26:00Z">
        <w:r w:rsidR="00561746" w:rsidRPr="004E28AD">
          <w:rPr>
            <w:rFonts w:eastAsiaTheme="minorHAnsi"/>
            <w:sz w:val="27"/>
            <w:szCs w:val="27"/>
            <w:lang w:val="en-IN"/>
          </w:rPr>
          <w:t>s</w:t>
        </w:r>
        <w:r w:rsidR="00F030E3" w:rsidRPr="004E28AD">
          <w:rPr>
            <w:rFonts w:eastAsiaTheme="minorHAnsi"/>
            <w:sz w:val="27"/>
            <w:szCs w:val="27"/>
            <w:lang w:val="en-IN"/>
          </w:rPr>
          <w:t xml:space="preserve"> of Lessor</w:t>
        </w:r>
      </w:ins>
      <w:ins w:id="1045" w:author="Rudra Pillai" w:date="2024-02-05T18:06:00Z">
        <w:r w:rsidR="00131200" w:rsidRPr="004E28AD">
          <w:rPr>
            <w:rFonts w:eastAsiaTheme="minorHAnsi"/>
            <w:sz w:val="27"/>
            <w:szCs w:val="27"/>
            <w:lang w:val="en-IN"/>
          </w:rPr>
          <w:t xml:space="preserve"> </w:t>
        </w:r>
        <w:del w:id="1046" w:author="swetha vivekanandan" w:date="2024-02-14T16:26:00Z">
          <w:r w:rsidR="00131200" w:rsidRPr="004E28AD" w:rsidDel="00F030E3">
            <w:rPr>
              <w:rFonts w:eastAsiaTheme="minorHAnsi"/>
              <w:sz w:val="27"/>
              <w:szCs w:val="27"/>
              <w:lang w:val="en-IN"/>
            </w:rPr>
            <w:delText xml:space="preserve">item modification </w:delText>
          </w:r>
        </w:del>
        <w:r w:rsidR="00131200" w:rsidRPr="004E28AD">
          <w:rPr>
            <w:rFonts w:eastAsiaTheme="minorHAnsi"/>
            <w:sz w:val="27"/>
            <w:szCs w:val="27"/>
            <w:lang w:val="en-IN"/>
          </w:rPr>
          <w:t>can be left as it is. The all modifications</w:t>
        </w:r>
      </w:ins>
      <w:ins w:id="1047" w:author="swetha vivekanandan" w:date="2024-02-14T16:26:00Z">
        <w:r w:rsidR="003B35E2" w:rsidRPr="004E28AD">
          <w:rPr>
            <w:rFonts w:eastAsiaTheme="minorHAnsi"/>
            <w:sz w:val="27"/>
            <w:szCs w:val="27"/>
            <w:lang w:val="en-IN"/>
          </w:rPr>
          <w:t xml:space="preserve"> to be done by Lessee</w:t>
        </w:r>
      </w:ins>
      <w:ins w:id="1048" w:author="Rudra Pillai" w:date="2024-02-05T18:06:00Z">
        <w:r w:rsidR="00131200" w:rsidRPr="004E28AD">
          <w:rPr>
            <w:rFonts w:eastAsiaTheme="minorHAnsi"/>
            <w:sz w:val="27"/>
            <w:szCs w:val="27"/>
            <w:lang w:val="en-IN"/>
          </w:rPr>
          <w:t xml:space="preserve"> are</w:t>
        </w:r>
        <w:r w:rsidR="004D1B07" w:rsidRPr="004E28AD">
          <w:rPr>
            <w:rFonts w:eastAsiaTheme="minorHAnsi"/>
            <w:sz w:val="27"/>
            <w:szCs w:val="27"/>
            <w:lang w:val="en-IN"/>
          </w:rPr>
          <w:t xml:space="preserve"> subject to prior permission from </w:t>
        </w:r>
        <w:r w:rsidR="004D1B07" w:rsidRPr="004E28AD">
          <w:rPr>
            <w:rFonts w:eastAsiaTheme="minorHAnsi"/>
            <w:sz w:val="26"/>
            <w:szCs w:val="26"/>
            <w:lang w:val="en-IN"/>
          </w:rPr>
          <w:t>LESSOR.</w:t>
        </w:r>
      </w:ins>
    </w:p>
    <w:p w14:paraId="5E69B58A" w14:textId="77777777" w:rsidR="00850F46" w:rsidRPr="004E28AD" w:rsidRDefault="00850F46">
      <w:pPr>
        <w:jc w:val="both"/>
        <w:rPr>
          <w:ins w:id="1049" w:author="Rudra Pillai" w:date="2024-02-05T18:09:00Z"/>
          <w:rFonts w:eastAsiaTheme="minorHAnsi"/>
          <w:sz w:val="26"/>
          <w:szCs w:val="26"/>
          <w:lang w:val="en-IN"/>
        </w:rPr>
        <w:pPrChange w:id="1050" w:author="swetha vivekanandan" w:date="2024-02-14T16:41:00Z">
          <w:pPr>
            <w:spacing w:line="360" w:lineRule="auto"/>
            <w:ind w:left="426" w:hanging="579"/>
            <w:jc w:val="both"/>
          </w:pPr>
        </w:pPrChange>
      </w:pPr>
    </w:p>
    <w:p w14:paraId="0EDB070C" w14:textId="77777777" w:rsidR="001A3CA9" w:rsidRPr="004E28AD" w:rsidDel="00850F46" w:rsidRDefault="001A3CA9" w:rsidP="00850F46">
      <w:pPr>
        <w:spacing w:line="360" w:lineRule="auto"/>
        <w:jc w:val="both"/>
        <w:rPr>
          <w:del w:id="1051" w:author="swetha vivekanandan" w:date="2024-02-14T16:41:00Z"/>
          <w:color w:val="000000" w:themeColor="text1"/>
          <w:sz w:val="26"/>
        </w:rPr>
      </w:pPr>
    </w:p>
    <w:p w14:paraId="67B091B2" w14:textId="04AD289B" w:rsidR="001A3CA9" w:rsidRPr="004E28AD" w:rsidDel="00850F46" w:rsidRDefault="00850F46">
      <w:pPr>
        <w:spacing w:line="360" w:lineRule="auto"/>
        <w:ind w:left="426" w:hanging="579"/>
        <w:jc w:val="both"/>
        <w:rPr>
          <w:ins w:id="1052" w:author="Rudra Pillai" w:date="2024-02-05T18:01:00Z"/>
          <w:del w:id="1053" w:author="swetha vivekanandan" w:date="2024-02-14T16:41:00Z"/>
          <w:color w:val="000000" w:themeColor="text1"/>
          <w:sz w:val="26"/>
        </w:rPr>
      </w:pPr>
      <w:ins w:id="1054" w:author="swetha vivekanandan" w:date="2024-02-14T16:41:00Z">
        <w:r w:rsidRPr="004E28AD">
          <w:rPr>
            <w:color w:val="000000" w:themeColor="text1"/>
            <w:sz w:val="26"/>
          </w:rPr>
          <w:t>31.</w:t>
        </w:r>
        <w:r w:rsidRPr="004E28AD">
          <w:rPr>
            <w:color w:val="000000" w:themeColor="text1"/>
            <w:sz w:val="26"/>
          </w:rPr>
          <w:tab/>
        </w:r>
      </w:ins>
    </w:p>
    <w:p w14:paraId="6C225494" w14:textId="45A81D2A" w:rsidR="005823F0" w:rsidRPr="004E28AD" w:rsidRDefault="000334A6">
      <w:pPr>
        <w:spacing w:line="360" w:lineRule="auto"/>
        <w:jc w:val="both"/>
        <w:rPr>
          <w:color w:val="000000" w:themeColor="text1"/>
          <w:sz w:val="26"/>
        </w:rPr>
        <w:pPrChange w:id="1055" w:author="swetha vivekanandan" w:date="2024-02-14T16:41:00Z">
          <w:pPr>
            <w:spacing w:line="360" w:lineRule="auto"/>
            <w:ind w:left="426" w:hanging="579"/>
            <w:jc w:val="both"/>
          </w:pPr>
        </w:pPrChange>
      </w:pPr>
      <w:ins w:id="1056" w:author="Rudra Pillai" w:date="2024-02-05T18:25:00Z">
        <w:del w:id="1057" w:author="swetha vivekanandan" w:date="2024-02-14T16:41:00Z">
          <w:r w:rsidRPr="004E28AD" w:rsidDel="00850F46">
            <w:rPr>
              <w:color w:val="000000" w:themeColor="text1"/>
              <w:sz w:val="26"/>
            </w:rPr>
            <w:delText xml:space="preserve">34. </w:delText>
          </w:r>
        </w:del>
      </w:ins>
      <w:r w:rsidR="005823F0" w:rsidRPr="004E28AD">
        <w:rPr>
          <w:color w:val="000000" w:themeColor="text1"/>
          <w:sz w:val="26"/>
        </w:rPr>
        <w:t xml:space="preserve">That LESSEE and </w:t>
      </w:r>
      <w:r w:rsidR="002E03F7" w:rsidRPr="004E28AD">
        <w:rPr>
          <w:b/>
          <w:bCs/>
          <w:color w:val="000000" w:themeColor="text1"/>
          <w:sz w:val="26"/>
        </w:rPr>
        <w:t>LESSOR</w:t>
      </w:r>
      <w:r w:rsidR="005823F0" w:rsidRPr="004E28AD">
        <w:rPr>
          <w:color w:val="000000" w:themeColor="text1"/>
          <w:sz w:val="26"/>
        </w:rPr>
        <w:t xml:space="preserve"> shall abide by the Laws of the land and any local enactments in respect of the Lease and the Leased Premises. Any penalties levied by the Government, State, Municipal Body etc</w:t>
      </w:r>
      <w:r w:rsidR="00CD1E0E">
        <w:rPr>
          <w:color w:val="000000" w:themeColor="text1"/>
          <w:sz w:val="26"/>
        </w:rPr>
        <w:t>.</w:t>
      </w:r>
      <w:bookmarkStart w:id="1058" w:name="_GoBack"/>
      <w:bookmarkEnd w:id="1058"/>
      <w:r w:rsidR="005823F0" w:rsidRPr="004E28AD">
        <w:rPr>
          <w:color w:val="000000" w:themeColor="text1"/>
          <w:sz w:val="26"/>
        </w:rPr>
        <w:t xml:space="preserve">, for non-payment of Taxes will be borne by </w:t>
      </w:r>
      <w:r w:rsidR="002E03F7" w:rsidRPr="004E28AD">
        <w:rPr>
          <w:b/>
          <w:bCs/>
          <w:color w:val="000000" w:themeColor="text1"/>
          <w:sz w:val="26"/>
        </w:rPr>
        <w:t>LESSOR</w:t>
      </w:r>
      <w:r w:rsidR="005823F0" w:rsidRPr="004E28AD">
        <w:rPr>
          <w:color w:val="000000" w:themeColor="text1"/>
          <w:sz w:val="26"/>
        </w:rPr>
        <w:t xml:space="preserve"> in respect of the Leased Premises.</w:t>
      </w:r>
    </w:p>
    <w:p w14:paraId="6C225495" w14:textId="77777777" w:rsidR="005823F0" w:rsidRPr="004E28AD" w:rsidRDefault="005823F0" w:rsidP="005823F0">
      <w:pPr>
        <w:spacing w:line="360" w:lineRule="auto"/>
        <w:ind w:left="567" w:hanging="720"/>
        <w:jc w:val="both"/>
        <w:rPr>
          <w:color w:val="000000" w:themeColor="text1"/>
          <w:sz w:val="14"/>
        </w:rPr>
      </w:pPr>
    </w:p>
    <w:p w14:paraId="6C225496" w14:textId="10A8C2EF" w:rsidR="00AE29F2" w:rsidRPr="004E28AD" w:rsidDel="00212FBF" w:rsidRDefault="005823F0">
      <w:pPr>
        <w:spacing w:line="360" w:lineRule="auto"/>
        <w:jc w:val="both"/>
        <w:rPr>
          <w:del w:id="1059" w:author="swetha vivekanandan" w:date="2024-02-14T16:28:00Z"/>
          <w:color w:val="000000" w:themeColor="text1"/>
          <w:sz w:val="26"/>
        </w:rPr>
        <w:pPrChange w:id="1060" w:author="swetha vivekanandan" w:date="2024-02-14T16:28:00Z">
          <w:pPr>
            <w:spacing w:line="360" w:lineRule="auto"/>
            <w:ind w:left="426" w:hanging="720"/>
            <w:jc w:val="both"/>
          </w:pPr>
        </w:pPrChange>
      </w:pPr>
      <w:del w:id="1061" w:author="swetha vivekanandan" w:date="2024-02-14T16:28:00Z">
        <w:r w:rsidRPr="004E28AD" w:rsidDel="00212FBF">
          <w:rPr>
            <w:color w:val="000000" w:themeColor="text1"/>
            <w:sz w:val="26"/>
          </w:rPr>
          <w:delText xml:space="preserve">    3</w:delText>
        </w:r>
      </w:del>
      <w:ins w:id="1062" w:author="Rudra Pillai" w:date="2024-02-05T18:25:00Z">
        <w:del w:id="1063" w:author="swetha vivekanandan" w:date="2024-02-14T16:28:00Z">
          <w:r w:rsidR="000334A6" w:rsidRPr="004E28AD" w:rsidDel="00212FBF">
            <w:rPr>
              <w:color w:val="000000" w:themeColor="text1"/>
              <w:sz w:val="26"/>
            </w:rPr>
            <w:delText>5</w:delText>
          </w:r>
        </w:del>
      </w:ins>
      <w:del w:id="1064" w:author="Rudra Pillai" w:date="2024-02-05T18:25:00Z">
        <w:r w:rsidRPr="004E28AD" w:rsidDel="000334A6">
          <w:rPr>
            <w:color w:val="000000" w:themeColor="text1"/>
            <w:sz w:val="26"/>
          </w:rPr>
          <w:delText>4</w:delText>
        </w:r>
      </w:del>
      <w:del w:id="1065" w:author="swetha vivekanandan" w:date="2024-02-14T16:28:00Z">
        <w:r w:rsidRPr="004E28AD" w:rsidDel="00212FBF">
          <w:rPr>
            <w:color w:val="000000" w:themeColor="text1"/>
            <w:sz w:val="26"/>
          </w:rPr>
          <w:delText xml:space="preserve">.  The </w:delText>
        </w:r>
        <w:r w:rsidR="002E03F7" w:rsidRPr="004E28AD" w:rsidDel="00212FBF">
          <w:rPr>
            <w:b/>
            <w:bCs/>
            <w:color w:val="000000" w:themeColor="text1"/>
            <w:sz w:val="26"/>
          </w:rPr>
          <w:delText>LESSOR</w:delText>
        </w:r>
        <w:r w:rsidRPr="004E28AD" w:rsidDel="00212FBF">
          <w:rPr>
            <w:color w:val="000000" w:themeColor="text1"/>
            <w:sz w:val="26"/>
          </w:rPr>
          <w:delText xml:space="preserve"> agrees to intimate through written communication and keep informed the LESSEE with respect to any change in residential status (Indian/Foreign/NRI) of the </w:delText>
        </w:r>
        <w:r w:rsidR="002E03F7" w:rsidRPr="004E28AD" w:rsidDel="00212FBF">
          <w:rPr>
            <w:b/>
            <w:bCs/>
            <w:color w:val="000000" w:themeColor="text1"/>
            <w:sz w:val="26"/>
          </w:rPr>
          <w:delText>LESSOR</w:delText>
        </w:r>
        <w:r w:rsidR="00DA6B50" w:rsidRPr="004E28AD" w:rsidDel="00212FBF">
          <w:rPr>
            <w:color w:val="000000" w:themeColor="text1"/>
            <w:sz w:val="26"/>
          </w:rPr>
          <w:delText xml:space="preserve"> during the su</w:delText>
        </w:r>
        <w:r w:rsidRPr="004E28AD" w:rsidDel="00212FBF">
          <w:rPr>
            <w:color w:val="000000" w:themeColor="text1"/>
            <w:sz w:val="26"/>
          </w:rPr>
          <w:delText xml:space="preserve">bsistence/tenure of this Lease agreement. The </w:delText>
        </w:r>
        <w:r w:rsidR="002E03F7" w:rsidRPr="004E28AD" w:rsidDel="00212FBF">
          <w:rPr>
            <w:b/>
            <w:bCs/>
            <w:color w:val="000000" w:themeColor="text1"/>
            <w:sz w:val="26"/>
          </w:rPr>
          <w:delText>LESSOR</w:delText>
        </w:r>
        <w:r w:rsidRPr="004E28AD" w:rsidDel="00212FBF">
          <w:rPr>
            <w:color w:val="000000" w:themeColor="text1"/>
            <w:sz w:val="26"/>
          </w:rPr>
          <w:delText xml:space="preserve"> further agrees to indemnify and keep indemnified the LESSEE in case of any loss of </w:delText>
        </w:r>
      </w:del>
    </w:p>
    <w:p w14:paraId="6C2254A1" w14:textId="4E61933B" w:rsidR="005823F0" w:rsidRPr="004E28AD" w:rsidDel="00850F46" w:rsidRDefault="005823F0">
      <w:pPr>
        <w:spacing w:line="360" w:lineRule="auto"/>
        <w:jc w:val="both"/>
        <w:rPr>
          <w:del w:id="1066" w:author="swetha vivekanandan" w:date="2024-02-14T16:41:00Z"/>
          <w:color w:val="000000" w:themeColor="text1"/>
          <w:sz w:val="26"/>
        </w:rPr>
        <w:pPrChange w:id="1067" w:author="swetha vivekanandan" w:date="2024-02-14T16:28:00Z">
          <w:pPr>
            <w:spacing w:line="360" w:lineRule="auto"/>
            <w:ind w:left="426"/>
            <w:jc w:val="both"/>
          </w:pPr>
        </w:pPrChange>
      </w:pPr>
      <w:del w:id="1068" w:author="swetha vivekanandan" w:date="2024-02-14T16:28:00Z">
        <w:r w:rsidRPr="004E28AD" w:rsidDel="00212FBF">
          <w:rPr>
            <w:color w:val="000000" w:themeColor="text1"/>
            <w:sz w:val="26"/>
          </w:rPr>
          <w:delText xml:space="preserve">any Tax refund not limited to GST or cess to the LESSEE due to any change in the residential status of the </w:delText>
        </w:r>
        <w:r w:rsidR="002E03F7" w:rsidRPr="004E28AD" w:rsidDel="00212FBF">
          <w:rPr>
            <w:b/>
            <w:bCs/>
            <w:color w:val="000000" w:themeColor="text1"/>
            <w:sz w:val="26"/>
          </w:rPr>
          <w:delText>LESSOR</w:delText>
        </w:r>
        <w:r w:rsidRPr="004E28AD" w:rsidDel="00212FBF">
          <w:rPr>
            <w:color w:val="000000" w:themeColor="text1"/>
            <w:sz w:val="26"/>
          </w:rPr>
          <w:delText xml:space="preserve"> if the same stands un-communicated to the LESSEE during the subsistence of this agreeme</w:delText>
        </w:r>
      </w:del>
      <w:ins w:id="1069" w:author="swetha vivekanandan" w:date="2024-02-14T16:41:00Z">
        <w:r w:rsidR="00850F46" w:rsidRPr="004E28AD">
          <w:rPr>
            <w:color w:val="000000" w:themeColor="text1"/>
            <w:sz w:val="26"/>
          </w:rPr>
          <w:t>32.</w:t>
        </w:r>
        <w:r w:rsidR="00850F46" w:rsidRPr="004E28AD">
          <w:rPr>
            <w:color w:val="000000" w:themeColor="text1"/>
            <w:sz w:val="26"/>
          </w:rPr>
          <w:tab/>
        </w:r>
      </w:ins>
      <w:del w:id="1070" w:author="swetha vivekanandan" w:date="2024-02-14T16:28:00Z">
        <w:r w:rsidRPr="004E28AD" w:rsidDel="00212FBF">
          <w:rPr>
            <w:color w:val="000000" w:themeColor="text1"/>
            <w:sz w:val="26"/>
          </w:rPr>
          <w:delText>nt.</w:delText>
        </w:r>
      </w:del>
    </w:p>
    <w:p w14:paraId="6C2254A2" w14:textId="77777777" w:rsidR="005823F0" w:rsidRPr="004E28AD" w:rsidDel="00850F46" w:rsidRDefault="005823F0" w:rsidP="005823F0">
      <w:pPr>
        <w:spacing w:line="360" w:lineRule="auto"/>
        <w:ind w:left="720" w:hanging="720"/>
        <w:jc w:val="both"/>
        <w:rPr>
          <w:del w:id="1071" w:author="swetha vivekanandan" w:date="2024-02-14T16:41:00Z"/>
          <w:color w:val="000000" w:themeColor="text1"/>
          <w:sz w:val="12"/>
        </w:rPr>
      </w:pPr>
    </w:p>
    <w:p w14:paraId="6C2254A3" w14:textId="2541D748" w:rsidR="005823F0" w:rsidRPr="004E28AD" w:rsidRDefault="005823F0">
      <w:pPr>
        <w:spacing w:line="360" w:lineRule="auto"/>
        <w:jc w:val="both"/>
        <w:rPr>
          <w:color w:val="000000" w:themeColor="text1"/>
          <w:sz w:val="26"/>
        </w:rPr>
        <w:pPrChange w:id="1072" w:author="swetha vivekanandan" w:date="2024-02-14T16:41:00Z">
          <w:pPr>
            <w:spacing w:line="360" w:lineRule="auto"/>
            <w:ind w:left="426" w:hanging="579"/>
            <w:jc w:val="both"/>
          </w:pPr>
        </w:pPrChange>
      </w:pPr>
      <w:del w:id="1073" w:author="swetha vivekanandan" w:date="2024-02-14T16:41:00Z">
        <w:r w:rsidRPr="004E28AD" w:rsidDel="00850F46">
          <w:rPr>
            <w:color w:val="000000" w:themeColor="text1"/>
            <w:sz w:val="26"/>
          </w:rPr>
          <w:delText xml:space="preserve">  3</w:delText>
        </w:r>
      </w:del>
      <w:ins w:id="1074" w:author="Rudra Pillai" w:date="2024-02-05T18:25:00Z">
        <w:del w:id="1075" w:author="swetha vivekanandan" w:date="2024-02-14T16:41:00Z">
          <w:r w:rsidR="000334A6" w:rsidRPr="004E28AD" w:rsidDel="00850F46">
            <w:rPr>
              <w:color w:val="000000" w:themeColor="text1"/>
              <w:sz w:val="26"/>
            </w:rPr>
            <w:delText>6</w:delText>
          </w:r>
        </w:del>
      </w:ins>
      <w:del w:id="1076" w:author="Rudra Pillai" w:date="2024-02-05T18:25:00Z">
        <w:r w:rsidRPr="004E28AD" w:rsidDel="000334A6">
          <w:rPr>
            <w:color w:val="000000" w:themeColor="text1"/>
            <w:sz w:val="26"/>
          </w:rPr>
          <w:delText>5</w:delText>
        </w:r>
      </w:del>
      <w:del w:id="1077" w:author="swetha vivekanandan" w:date="2024-02-14T16:41:00Z">
        <w:r w:rsidRPr="004E28AD" w:rsidDel="00850F46">
          <w:rPr>
            <w:color w:val="000000" w:themeColor="text1"/>
            <w:sz w:val="26"/>
          </w:rPr>
          <w:delText>.</w:delText>
        </w:r>
        <w:r w:rsidRPr="004E28AD" w:rsidDel="00850F46">
          <w:rPr>
            <w:color w:val="000000" w:themeColor="text1"/>
            <w:sz w:val="26"/>
          </w:rPr>
          <w:tab/>
        </w:r>
      </w:del>
      <w:r w:rsidRPr="004E28AD">
        <w:rPr>
          <w:color w:val="000000" w:themeColor="text1"/>
          <w:sz w:val="26"/>
        </w:rPr>
        <w:t xml:space="preserve">That any notice, letter or communication to be made, served or communicated unto </w:t>
      </w:r>
      <w:r w:rsidR="002E03F7" w:rsidRPr="004E28AD">
        <w:rPr>
          <w:b/>
          <w:bCs/>
          <w:color w:val="000000" w:themeColor="text1"/>
          <w:sz w:val="26"/>
        </w:rPr>
        <w:t>LESSOR</w:t>
      </w:r>
      <w:r w:rsidRPr="004E28AD">
        <w:rPr>
          <w:color w:val="000000" w:themeColor="text1"/>
          <w:sz w:val="26"/>
        </w:rPr>
        <w:t xml:space="preserve">/LESSEE under these presents shall be deemed to be duly made, served or communicated only if the notice or letter or communication is addressed to </w:t>
      </w:r>
      <w:r w:rsidR="002E03F7" w:rsidRPr="004E28AD">
        <w:rPr>
          <w:b/>
          <w:bCs/>
          <w:color w:val="000000" w:themeColor="text1"/>
          <w:sz w:val="26"/>
        </w:rPr>
        <w:t>LESSOR</w:t>
      </w:r>
      <w:r w:rsidRPr="004E28AD">
        <w:rPr>
          <w:color w:val="000000" w:themeColor="text1"/>
          <w:sz w:val="26"/>
        </w:rPr>
        <w:t xml:space="preserve">/LESSEE at the address shown above or changed addresses as may be intimated by </w:t>
      </w:r>
      <w:r w:rsidR="002E03F7" w:rsidRPr="004E28AD">
        <w:rPr>
          <w:b/>
          <w:bCs/>
          <w:color w:val="000000" w:themeColor="text1"/>
          <w:sz w:val="26"/>
        </w:rPr>
        <w:t>LESSOR</w:t>
      </w:r>
      <w:r w:rsidRPr="004E28AD">
        <w:rPr>
          <w:color w:val="000000" w:themeColor="text1"/>
          <w:sz w:val="26"/>
        </w:rPr>
        <w:t>/LESSEE in this behalf and sent b</w:t>
      </w:r>
      <w:r w:rsidR="0080466A" w:rsidRPr="004E28AD">
        <w:rPr>
          <w:color w:val="000000" w:themeColor="text1"/>
          <w:sz w:val="26"/>
        </w:rPr>
        <w:t>y registered post or email.</w:t>
      </w:r>
    </w:p>
    <w:p w14:paraId="6C2254A4" w14:textId="77777777" w:rsidR="005823F0" w:rsidRPr="004E28AD" w:rsidRDefault="005823F0" w:rsidP="005823F0">
      <w:pPr>
        <w:spacing w:line="360" w:lineRule="auto"/>
        <w:ind w:left="720" w:hanging="720"/>
        <w:jc w:val="both"/>
        <w:rPr>
          <w:color w:val="000000" w:themeColor="text1"/>
          <w:sz w:val="14"/>
        </w:rPr>
      </w:pPr>
    </w:p>
    <w:p w14:paraId="6C2254A5" w14:textId="6811431D" w:rsidR="005823F0" w:rsidRPr="004E28AD" w:rsidDel="00850F46" w:rsidRDefault="00850F46" w:rsidP="004E28AD">
      <w:pPr>
        <w:spacing w:line="360" w:lineRule="auto"/>
        <w:jc w:val="both"/>
        <w:rPr>
          <w:del w:id="1078" w:author="swetha vivekanandan" w:date="2024-02-14T16:42:00Z"/>
          <w:color w:val="000000" w:themeColor="text1"/>
          <w:sz w:val="26"/>
        </w:rPr>
      </w:pPr>
      <w:ins w:id="1079" w:author="swetha vivekanandan" w:date="2024-02-14T16:42:00Z">
        <w:r w:rsidRPr="004E28AD">
          <w:rPr>
            <w:color w:val="000000" w:themeColor="text1"/>
            <w:sz w:val="26"/>
          </w:rPr>
          <w:t>33.</w:t>
        </w:r>
        <w:r w:rsidRPr="004E28AD">
          <w:rPr>
            <w:color w:val="000000" w:themeColor="text1"/>
            <w:sz w:val="26"/>
          </w:rPr>
          <w:tab/>
        </w:r>
      </w:ins>
      <w:del w:id="1080" w:author="swetha vivekanandan" w:date="2024-02-14T16:42:00Z">
        <w:r w:rsidR="005823F0" w:rsidRPr="004E28AD" w:rsidDel="00850F46">
          <w:rPr>
            <w:color w:val="000000" w:themeColor="text1"/>
            <w:sz w:val="26"/>
          </w:rPr>
          <w:delText xml:space="preserve">    </w:delText>
        </w:r>
      </w:del>
      <w:del w:id="1081" w:author="Rudra Pillai" w:date="2024-02-05T18:26:00Z">
        <w:r w:rsidR="005823F0" w:rsidRPr="004E28AD" w:rsidDel="000334A6">
          <w:rPr>
            <w:color w:val="000000" w:themeColor="text1"/>
            <w:sz w:val="26"/>
          </w:rPr>
          <w:delText>36.</w:delText>
        </w:r>
      </w:del>
      <w:del w:id="1082" w:author="swetha vivekanandan" w:date="2024-02-14T16:42:00Z">
        <w:r w:rsidR="005823F0" w:rsidRPr="004E28AD" w:rsidDel="00850F46">
          <w:rPr>
            <w:color w:val="000000" w:themeColor="text1"/>
            <w:sz w:val="26"/>
          </w:rPr>
          <w:tab/>
        </w:r>
      </w:del>
      <w:del w:id="1083" w:author="Rudra Pillai" w:date="2024-02-05T18:14:00Z">
        <w:r w:rsidR="005823F0" w:rsidRPr="004E28AD" w:rsidDel="001A29BB">
          <w:rPr>
            <w:color w:val="000000" w:themeColor="text1"/>
            <w:sz w:val="26"/>
          </w:rPr>
          <w:delText>That all dispute between the parties hereto shall be adjudicated by a Sole arbitrator to be appointed through a mutual agreement of Parties. In the event of failure to arrive at a mutual agreement, each Party shall appoint one arbitrator each, which Arbitrators shall then appoint third Presiding Arbitrator through consensus. The arbitrator(s) shall make the award within Six months from date of appointment of arbitral tribunal. The time for making award can be extended only by mutual consent of both parties failing which new arbitrator(s) will be appointed in the same manner as described above and subject to same terms and conditions. Cost of arbitration shall be awarded by the sole arbitrator and the party failing Arbitration Proceeding shall bear the cost. In case of three arbitrators each party to bear the cost of its appointee Arbitrator and the cost of third arbitrator shall be borne equally by both parties. The place of Arbitration shall be at Coimbatore. The proceedings shall be conducted in English and award shall be passed in English language. The Arbitration shall proceeding shall be guided in accordance to the Arbitration &amp; Conciliation Act, 1996 with such amendment as upto date of dispute is referred to Arbitration.</w:delText>
        </w:r>
      </w:del>
    </w:p>
    <w:p w14:paraId="6C2254A6" w14:textId="77777777" w:rsidR="005823F0" w:rsidRPr="004E28AD" w:rsidDel="00850F46" w:rsidRDefault="005823F0">
      <w:pPr>
        <w:spacing w:line="360" w:lineRule="auto"/>
        <w:jc w:val="both"/>
        <w:rPr>
          <w:del w:id="1084" w:author="swetha vivekanandan" w:date="2024-02-14T16:42:00Z"/>
          <w:color w:val="000000" w:themeColor="text1"/>
          <w:sz w:val="10"/>
        </w:rPr>
      </w:pPr>
    </w:p>
    <w:p w14:paraId="6C2254A7" w14:textId="2E7E8730" w:rsidR="005823F0" w:rsidRPr="004E28AD" w:rsidRDefault="005823F0" w:rsidP="004E28AD">
      <w:pPr>
        <w:spacing w:line="360" w:lineRule="auto"/>
        <w:jc w:val="both"/>
        <w:rPr>
          <w:color w:val="000000" w:themeColor="text1"/>
          <w:sz w:val="26"/>
        </w:rPr>
      </w:pPr>
      <w:del w:id="1085" w:author="swetha vivekanandan" w:date="2024-02-14T16:42:00Z">
        <w:r w:rsidRPr="004E28AD" w:rsidDel="00850F46">
          <w:rPr>
            <w:color w:val="000000" w:themeColor="text1"/>
            <w:sz w:val="26"/>
          </w:rPr>
          <w:delText>37.</w:delText>
        </w:r>
      </w:del>
      <w:del w:id="1086" w:author="swetha vivekanandan" w:date="2024-02-14T16:41:00Z">
        <w:r w:rsidRPr="004E28AD" w:rsidDel="00850F46">
          <w:rPr>
            <w:color w:val="000000" w:themeColor="text1"/>
            <w:sz w:val="26"/>
          </w:rPr>
          <w:tab/>
        </w:r>
      </w:del>
      <w:r w:rsidRPr="004E28AD">
        <w:rPr>
          <w:color w:val="000000" w:themeColor="text1"/>
          <w:sz w:val="26"/>
        </w:rPr>
        <w:t>This Lease Deed and the rights and obligations of the parties under or arising out of this Lease Deed shall be construed and enforced in accordance with the laws of India only.</w:t>
      </w:r>
      <w:r w:rsidR="00125BC1">
        <w:rPr>
          <w:color w:val="000000" w:themeColor="text1"/>
          <w:sz w:val="26"/>
        </w:rPr>
        <w:t xml:space="preserve"> </w:t>
      </w:r>
      <w:r w:rsidR="00125BC1" w:rsidRPr="00125BC1">
        <w:rPr>
          <w:color w:val="000000" w:themeColor="text1"/>
          <w:sz w:val="26"/>
          <w:highlight w:val="yellow"/>
        </w:rPr>
        <w:t>Necessary Board Resolution is passed by both companies respectively towards entering into this Lease Agreement.</w:t>
      </w:r>
    </w:p>
    <w:p w14:paraId="6C2254A8" w14:textId="77777777" w:rsidR="005823F0" w:rsidRPr="004E28AD" w:rsidRDefault="005823F0" w:rsidP="005823F0">
      <w:pPr>
        <w:spacing w:line="360" w:lineRule="auto"/>
        <w:ind w:left="720" w:hanging="720"/>
        <w:jc w:val="both"/>
        <w:rPr>
          <w:color w:val="000000" w:themeColor="text1"/>
          <w:sz w:val="16"/>
        </w:rPr>
      </w:pPr>
    </w:p>
    <w:p w14:paraId="6C2254B4" w14:textId="4637F1A4" w:rsidR="005823F0" w:rsidRPr="004E28AD" w:rsidRDefault="00850F46">
      <w:pPr>
        <w:spacing w:line="360" w:lineRule="auto"/>
        <w:jc w:val="both"/>
        <w:rPr>
          <w:color w:val="000000" w:themeColor="text1"/>
          <w:sz w:val="26"/>
        </w:rPr>
        <w:pPrChange w:id="1087" w:author="swetha vivekanandan" w:date="2024-02-14T16:42:00Z">
          <w:pPr>
            <w:spacing w:line="360" w:lineRule="auto"/>
            <w:ind w:left="426" w:hanging="720"/>
            <w:jc w:val="both"/>
          </w:pPr>
        </w:pPrChange>
      </w:pPr>
      <w:ins w:id="1088" w:author="swetha vivekanandan" w:date="2024-02-14T16:42:00Z">
        <w:r w:rsidRPr="004E28AD">
          <w:rPr>
            <w:color w:val="000000" w:themeColor="text1"/>
            <w:sz w:val="26"/>
          </w:rPr>
          <w:t>34.</w:t>
        </w:r>
        <w:r w:rsidRPr="004E28AD">
          <w:rPr>
            <w:color w:val="000000" w:themeColor="text1"/>
            <w:sz w:val="26"/>
          </w:rPr>
          <w:tab/>
        </w:r>
      </w:ins>
      <w:del w:id="1089" w:author="swetha vivekanandan" w:date="2024-02-14T16:42:00Z">
        <w:r w:rsidR="005823F0" w:rsidRPr="004E28AD" w:rsidDel="00850F46">
          <w:rPr>
            <w:color w:val="000000" w:themeColor="text1"/>
            <w:sz w:val="26"/>
          </w:rPr>
          <w:delText xml:space="preserve">    38. </w:delText>
        </w:r>
        <w:r w:rsidR="005823F0" w:rsidRPr="004E28AD" w:rsidDel="00850F46">
          <w:rPr>
            <w:color w:val="000000" w:themeColor="text1"/>
            <w:sz w:val="26"/>
          </w:rPr>
          <w:tab/>
        </w:r>
      </w:del>
      <w:r w:rsidR="005823F0" w:rsidRPr="004E28AD">
        <w:rPr>
          <w:color w:val="000000" w:themeColor="text1"/>
          <w:sz w:val="26"/>
        </w:rPr>
        <w:t>It has been agreed between the parties hereto that the Courts of Coimbatore shall have exclusive jurisdiction in respect of any matter, claim or dispute arising out of or in any way relating to these present or to anything to be done pursuant to these presents or in regard to interpretation of these presents or of any clause or provision thereof.</w:t>
      </w:r>
    </w:p>
    <w:p w14:paraId="6C2254B5" w14:textId="77777777" w:rsidR="005823F0" w:rsidRPr="004E28AD" w:rsidRDefault="005823F0" w:rsidP="005823F0">
      <w:pPr>
        <w:pBdr>
          <w:top w:val="nil"/>
          <w:left w:val="nil"/>
          <w:bottom w:val="nil"/>
          <w:right w:val="nil"/>
          <w:between w:val="nil"/>
        </w:pBdr>
        <w:tabs>
          <w:tab w:val="left" w:pos="720"/>
        </w:tabs>
        <w:spacing w:line="360" w:lineRule="auto"/>
        <w:jc w:val="both"/>
        <w:rPr>
          <w:color w:val="000000" w:themeColor="text1"/>
          <w:sz w:val="6"/>
        </w:rPr>
      </w:pPr>
    </w:p>
    <w:p w14:paraId="6C2254B6" w14:textId="77777777" w:rsidR="00A672A1" w:rsidRPr="004E28AD" w:rsidRDefault="00A672A1" w:rsidP="005823F0">
      <w:pPr>
        <w:pBdr>
          <w:top w:val="nil"/>
          <w:left w:val="nil"/>
          <w:bottom w:val="nil"/>
          <w:right w:val="nil"/>
          <w:between w:val="nil"/>
        </w:pBdr>
        <w:tabs>
          <w:tab w:val="left" w:pos="720"/>
        </w:tabs>
        <w:spacing w:line="360" w:lineRule="auto"/>
        <w:jc w:val="center"/>
        <w:rPr>
          <w:b/>
          <w:color w:val="000000" w:themeColor="text1"/>
          <w:sz w:val="8"/>
          <w:u w:val="single"/>
        </w:rPr>
      </w:pPr>
    </w:p>
    <w:p w14:paraId="6C2254B7" w14:textId="6DD1A214" w:rsidR="005823F0" w:rsidRPr="004E28AD" w:rsidRDefault="005823F0" w:rsidP="005823F0">
      <w:pPr>
        <w:pBdr>
          <w:top w:val="nil"/>
          <w:left w:val="nil"/>
          <w:bottom w:val="nil"/>
          <w:right w:val="nil"/>
          <w:between w:val="nil"/>
        </w:pBdr>
        <w:tabs>
          <w:tab w:val="left" w:pos="720"/>
        </w:tabs>
        <w:spacing w:line="360" w:lineRule="auto"/>
        <w:jc w:val="center"/>
        <w:rPr>
          <w:b/>
          <w:color w:val="000000" w:themeColor="text1"/>
          <w:sz w:val="26"/>
          <w:u w:val="single"/>
        </w:rPr>
      </w:pPr>
      <w:r w:rsidRPr="004E28AD">
        <w:rPr>
          <w:b/>
          <w:color w:val="000000" w:themeColor="text1"/>
          <w:sz w:val="26"/>
          <w:u w:val="single"/>
        </w:rPr>
        <w:t>DESCRIPTION OF PROPERTY.</w:t>
      </w:r>
    </w:p>
    <w:p w14:paraId="6C2254B8" w14:textId="77777777" w:rsidR="005823F0" w:rsidRPr="004E28AD" w:rsidRDefault="005823F0" w:rsidP="005823F0">
      <w:pPr>
        <w:pBdr>
          <w:top w:val="nil"/>
          <w:left w:val="nil"/>
          <w:bottom w:val="nil"/>
          <w:right w:val="nil"/>
          <w:between w:val="nil"/>
        </w:pBdr>
        <w:tabs>
          <w:tab w:val="left" w:pos="720"/>
        </w:tabs>
        <w:spacing w:line="360" w:lineRule="auto"/>
        <w:jc w:val="center"/>
        <w:rPr>
          <w:b/>
          <w:color w:val="000000" w:themeColor="text1"/>
          <w:sz w:val="26"/>
          <w:u w:val="single"/>
        </w:rPr>
      </w:pPr>
      <w:r w:rsidRPr="004E28AD">
        <w:rPr>
          <w:b/>
          <w:color w:val="000000" w:themeColor="text1"/>
          <w:sz w:val="26"/>
          <w:u w:val="single"/>
        </w:rPr>
        <w:t>SCHEDULE ‘A’</w:t>
      </w:r>
    </w:p>
    <w:p w14:paraId="6C2254BF" w14:textId="77777777" w:rsidR="002A2A86" w:rsidRPr="004E28AD" w:rsidRDefault="002A2A86" w:rsidP="005823F0">
      <w:pPr>
        <w:pBdr>
          <w:top w:val="nil"/>
          <w:left w:val="nil"/>
          <w:bottom w:val="nil"/>
          <w:right w:val="nil"/>
          <w:between w:val="nil"/>
        </w:pBdr>
        <w:tabs>
          <w:tab w:val="left" w:pos="720"/>
        </w:tabs>
        <w:spacing w:line="360" w:lineRule="auto"/>
        <w:jc w:val="both"/>
        <w:rPr>
          <w:color w:val="000000" w:themeColor="text1"/>
          <w:sz w:val="26"/>
        </w:rPr>
      </w:pPr>
    </w:p>
    <w:p w14:paraId="710D905A" w14:textId="77777777" w:rsidR="0023109D" w:rsidRPr="004E28AD" w:rsidRDefault="0023109D" w:rsidP="005823F0">
      <w:pPr>
        <w:pBdr>
          <w:top w:val="nil"/>
          <w:left w:val="nil"/>
          <w:bottom w:val="nil"/>
          <w:right w:val="nil"/>
          <w:between w:val="nil"/>
        </w:pBdr>
        <w:tabs>
          <w:tab w:val="left" w:pos="720"/>
        </w:tabs>
        <w:spacing w:line="360" w:lineRule="auto"/>
        <w:jc w:val="both"/>
        <w:rPr>
          <w:color w:val="000000" w:themeColor="text1"/>
          <w:sz w:val="26"/>
        </w:rPr>
      </w:pPr>
    </w:p>
    <w:p w14:paraId="19D31DCE" w14:textId="77777777" w:rsidR="0023109D" w:rsidRPr="004E28AD" w:rsidRDefault="0023109D" w:rsidP="005823F0">
      <w:pPr>
        <w:pBdr>
          <w:top w:val="nil"/>
          <w:left w:val="nil"/>
          <w:bottom w:val="nil"/>
          <w:right w:val="nil"/>
          <w:between w:val="nil"/>
        </w:pBdr>
        <w:tabs>
          <w:tab w:val="left" w:pos="720"/>
        </w:tabs>
        <w:spacing w:line="360" w:lineRule="auto"/>
        <w:jc w:val="both"/>
        <w:rPr>
          <w:color w:val="000000" w:themeColor="text1"/>
          <w:sz w:val="26"/>
        </w:rPr>
      </w:pPr>
    </w:p>
    <w:p w14:paraId="376A81BF" w14:textId="77777777" w:rsidR="0023109D" w:rsidRPr="004E28AD" w:rsidRDefault="0023109D" w:rsidP="005823F0">
      <w:pPr>
        <w:pBdr>
          <w:top w:val="nil"/>
          <w:left w:val="nil"/>
          <w:bottom w:val="nil"/>
          <w:right w:val="nil"/>
          <w:between w:val="nil"/>
        </w:pBdr>
        <w:tabs>
          <w:tab w:val="left" w:pos="720"/>
        </w:tabs>
        <w:spacing w:line="360" w:lineRule="auto"/>
        <w:jc w:val="both"/>
        <w:rPr>
          <w:color w:val="000000" w:themeColor="text1"/>
          <w:sz w:val="26"/>
        </w:rPr>
      </w:pPr>
    </w:p>
    <w:p w14:paraId="685E8CDB" w14:textId="77777777" w:rsidR="004E7C3D" w:rsidRPr="004E28AD" w:rsidRDefault="004E7C3D">
      <w:pPr>
        <w:spacing w:after="200" w:line="276" w:lineRule="auto"/>
        <w:rPr>
          <w:b/>
          <w:color w:val="000000" w:themeColor="text1"/>
          <w:sz w:val="26"/>
          <w:u w:val="single"/>
        </w:rPr>
      </w:pPr>
      <w:r w:rsidRPr="004E28AD">
        <w:rPr>
          <w:b/>
          <w:color w:val="000000" w:themeColor="text1"/>
          <w:sz w:val="26"/>
          <w:u w:val="single"/>
        </w:rPr>
        <w:br w:type="page"/>
      </w:r>
    </w:p>
    <w:p w14:paraId="6C2254C0" w14:textId="76424BB0" w:rsidR="005823F0" w:rsidRPr="004E28AD" w:rsidRDefault="005823F0" w:rsidP="005823F0">
      <w:pPr>
        <w:pBdr>
          <w:top w:val="nil"/>
          <w:left w:val="nil"/>
          <w:bottom w:val="nil"/>
          <w:right w:val="nil"/>
          <w:between w:val="nil"/>
        </w:pBdr>
        <w:tabs>
          <w:tab w:val="left" w:pos="720"/>
        </w:tabs>
        <w:spacing w:line="360" w:lineRule="auto"/>
        <w:jc w:val="center"/>
        <w:rPr>
          <w:b/>
          <w:color w:val="000000" w:themeColor="text1"/>
          <w:sz w:val="26"/>
          <w:u w:val="single"/>
        </w:rPr>
      </w:pPr>
      <w:r w:rsidRPr="004E28AD">
        <w:rPr>
          <w:b/>
          <w:color w:val="000000" w:themeColor="text1"/>
          <w:sz w:val="26"/>
          <w:u w:val="single"/>
        </w:rPr>
        <w:lastRenderedPageBreak/>
        <w:t>SCHEDULE ‘B’</w:t>
      </w:r>
    </w:p>
    <w:p w14:paraId="6C2254C1" w14:textId="77777777" w:rsidR="005823F0" w:rsidRPr="004E28AD" w:rsidRDefault="005823F0" w:rsidP="0052375A">
      <w:pPr>
        <w:pBdr>
          <w:top w:val="nil"/>
          <w:left w:val="nil"/>
          <w:bottom w:val="nil"/>
          <w:right w:val="nil"/>
          <w:between w:val="nil"/>
        </w:pBdr>
        <w:tabs>
          <w:tab w:val="left" w:pos="720"/>
        </w:tabs>
        <w:spacing w:line="360" w:lineRule="auto"/>
        <w:jc w:val="center"/>
        <w:rPr>
          <w:b/>
          <w:color w:val="000000" w:themeColor="text1"/>
          <w:sz w:val="26"/>
          <w:u w:val="single"/>
        </w:rPr>
      </w:pPr>
      <w:r w:rsidRPr="004E28AD">
        <w:rPr>
          <w:b/>
          <w:color w:val="000000" w:themeColor="text1"/>
          <w:sz w:val="26"/>
          <w:u w:val="single"/>
        </w:rPr>
        <w:t>(LEASED PREMISES)</w:t>
      </w:r>
    </w:p>
    <w:p w14:paraId="6C2254C2" w14:textId="77777777" w:rsidR="002A2A86" w:rsidRPr="004E28AD" w:rsidRDefault="002A2A86" w:rsidP="005823F0">
      <w:pPr>
        <w:spacing w:line="360" w:lineRule="auto"/>
        <w:jc w:val="both"/>
        <w:rPr>
          <w:i/>
          <w:color w:val="000000" w:themeColor="text1"/>
          <w:sz w:val="26"/>
        </w:rPr>
      </w:pPr>
    </w:p>
    <w:p w14:paraId="5DDD6B99" w14:textId="77777777" w:rsidR="0023109D" w:rsidRPr="004E28AD" w:rsidRDefault="0023109D" w:rsidP="0023109D">
      <w:pPr>
        <w:spacing w:line="360" w:lineRule="auto"/>
        <w:jc w:val="both"/>
        <w:rPr>
          <w:rFonts w:ascii="Verdana" w:hAnsi="Verdana" w:cs="Calibri"/>
        </w:rPr>
      </w:pPr>
      <w:r w:rsidRPr="004E28AD">
        <w:rPr>
          <w:rFonts w:ascii="Verdana" w:hAnsi="Verdana" w:cs="Calibri"/>
        </w:rPr>
        <w:t>Total Building at the location comprises of Basement, Ground Floor, 1</w:t>
      </w:r>
      <w:r w:rsidRPr="004E28AD">
        <w:rPr>
          <w:rFonts w:ascii="Verdana" w:hAnsi="Verdana" w:cs="Calibri"/>
          <w:vertAlign w:val="superscript"/>
        </w:rPr>
        <w:t>st</w:t>
      </w:r>
      <w:r w:rsidRPr="004E28AD">
        <w:rPr>
          <w:rFonts w:ascii="Verdana" w:hAnsi="Verdana" w:cs="Calibri"/>
        </w:rPr>
        <w:t>,2</w:t>
      </w:r>
      <w:r w:rsidRPr="004E28AD">
        <w:rPr>
          <w:rFonts w:ascii="Verdana" w:hAnsi="Verdana" w:cs="Calibri"/>
          <w:vertAlign w:val="superscript"/>
        </w:rPr>
        <w:t>nd</w:t>
      </w:r>
      <w:r w:rsidRPr="004E28AD">
        <w:rPr>
          <w:rFonts w:ascii="Verdana" w:hAnsi="Verdana" w:cs="Calibri"/>
        </w:rPr>
        <w:t>,3</w:t>
      </w:r>
      <w:r w:rsidRPr="004E28AD">
        <w:rPr>
          <w:rFonts w:ascii="Verdana" w:hAnsi="Verdana" w:cs="Calibri"/>
          <w:vertAlign w:val="superscript"/>
        </w:rPr>
        <w:t>rd</w:t>
      </w:r>
      <w:r w:rsidRPr="004E28AD">
        <w:rPr>
          <w:rFonts w:ascii="Verdana" w:hAnsi="Verdana" w:cs="Calibri"/>
        </w:rPr>
        <w:t xml:space="preserve">, &amp; terrace Floor with 4750sqft (Stilt 290 </w:t>
      </w:r>
      <w:proofErr w:type="spellStart"/>
      <w:r w:rsidRPr="004E28AD">
        <w:rPr>
          <w:rFonts w:ascii="Verdana" w:hAnsi="Verdana" w:cs="Calibri"/>
        </w:rPr>
        <w:t>sqft</w:t>
      </w:r>
      <w:proofErr w:type="spellEnd"/>
      <w:r w:rsidRPr="004E28AD">
        <w:rPr>
          <w:rFonts w:ascii="Verdana" w:hAnsi="Verdana" w:cs="Calibri"/>
        </w:rPr>
        <w:t>, 1</w:t>
      </w:r>
      <w:r w:rsidRPr="004E28AD">
        <w:rPr>
          <w:rFonts w:ascii="Verdana" w:hAnsi="Verdana" w:cs="Calibri"/>
          <w:vertAlign w:val="superscript"/>
        </w:rPr>
        <w:t>st</w:t>
      </w:r>
      <w:r w:rsidRPr="004E28AD">
        <w:rPr>
          <w:rFonts w:ascii="Verdana" w:hAnsi="Verdana" w:cs="Calibri"/>
        </w:rPr>
        <w:t xml:space="preserve"> floor 1630 </w:t>
      </w:r>
      <w:proofErr w:type="spellStart"/>
      <w:r w:rsidRPr="004E28AD">
        <w:rPr>
          <w:rFonts w:ascii="Verdana" w:hAnsi="Verdana" w:cs="Calibri"/>
        </w:rPr>
        <w:t>sqft</w:t>
      </w:r>
      <w:proofErr w:type="spellEnd"/>
      <w:r w:rsidRPr="004E28AD">
        <w:rPr>
          <w:rFonts w:ascii="Verdana" w:hAnsi="Verdana" w:cs="Calibri"/>
        </w:rPr>
        <w:t>, 2</w:t>
      </w:r>
      <w:r w:rsidRPr="004E28AD">
        <w:rPr>
          <w:rFonts w:ascii="Verdana" w:hAnsi="Verdana" w:cs="Calibri"/>
          <w:vertAlign w:val="superscript"/>
        </w:rPr>
        <w:t>nd</w:t>
      </w:r>
      <w:r w:rsidRPr="004E28AD">
        <w:rPr>
          <w:rFonts w:ascii="Verdana" w:hAnsi="Verdana" w:cs="Calibri"/>
        </w:rPr>
        <w:t xml:space="preserve"> floor 1423sqft&amp; 3</w:t>
      </w:r>
      <w:r w:rsidRPr="004E28AD">
        <w:rPr>
          <w:rFonts w:ascii="Verdana" w:hAnsi="Verdana" w:cs="Calibri"/>
          <w:vertAlign w:val="superscript"/>
        </w:rPr>
        <w:t>rd</w:t>
      </w:r>
      <w:r w:rsidRPr="004E28AD">
        <w:rPr>
          <w:rFonts w:ascii="Verdana" w:hAnsi="Verdana" w:cs="Calibri"/>
        </w:rPr>
        <w:t xml:space="preserve"> floor 1400 </w:t>
      </w:r>
      <w:proofErr w:type="spellStart"/>
      <w:r w:rsidRPr="004E28AD">
        <w:rPr>
          <w:rFonts w:ascii="Verdana" w:hAnsi="Verdana" w:cs="Calibri"/>
        </w:rPr>
        <w:t>sqft</w:t>
      </w:r>
      <w:proofErr w:type="spellEnd"/>
      <w:r w:rsidRPr="004E28AD">
        <w:rPr>
          <w:rFonts w:ascii="Verdana" w:hAnsi="Verdana" w:cs="Calibri"/>
        </w:rPr>
        <w:t>)</w:t>
      </w:r>
    </w:p>
    <w:p w14:paraId="6C2254CB" w14:textId="6FDBC9E6" w:rsidR="002A2A86" w:rsidRPr="004E28AD" w:rsidRDefault="002A2A86" w:rsidP="005823F0">
      <w:pPr>
        <w:spacing w:line="360" w:lineRule="auto"/>
        <w:jc w:val="both"/>
        <w:rPr>
          <w:color w:val="000000" w:themeColor="text1"/>
          <w:sz w:val="26"/>
        </w:rPr>
      </w:pPr>
    </w:p>
    <w:p w14:paraId="6C2254CC" w14:textId="77777777" w:rsidR="002A2A86" w:rsidRPr="004E28AD" w:rsidRDefault="002A2A86" w:rsidP="005823F0">
      <w:pPr>
        <w:spacing w:line="360" w:lineRule="auto"/>
        <w:jc w:val="both"/>
        <w:rPr>
          <w:color w:val="000000" w:themeColor="text1"/>
          <w:sz w:val="26"/>
        </w:rPr>
      </w:pPr>
    </w:p>
    <w:p w14:paraId="6C2254D4" w14:textId="647B321A" w:rsidR="005823F0" w:rsidRPr="004E28AD" w:rsidRDefault="00D47DAE" w:rsidP="005823F0">
      <w:pPr>
        <w:pBdr>
          <w:top w:val="nil"/>
          <w:left w:val="nil"/>
          <w:bottom w:val="nil"/>
          <w:right w:val="nil"/>
          <w:between w:val="nil"/>
        </w:pBdr>
        <w:tabs>
          <w:tab w:val="left" w:pos="720"/>
        </w:tabs>
        <w:spacing w:line="360" w:lineRule="auto"/>
        <w:jc w:val="both"/>
        <w:rPr>
          <w:color w:val="000000" w:themeColor="text1"/>
          <w:sz w:val="26"/>
        </w:rPr>
      </w:pPr>
      <w:r w:rsidRPr="004E28AD">
        <w:rPr>
          <w:color w:val="000000" w:themeColor="text1"/>
          <w:sz w:val="26"/>
        </w:rPr>
        <w:tab/>
      </w:r>
      <w:r w:rsidR="005823F0" w:rsidRPr="004E28AD">
        <w:rPr>
          <w:color w:val="000000" w:themeColor="text1"/>
          <w:sz w:val="26"/>
        </w:rPr>
        <w:t xml:space="preserve">IN WITNESS HEREOF, THE </w:t>
      </w:r>
      <w:r w:rsidR="002E03F7" w:rsidRPr="004E28AD">
        <w:rPr>
          <w:b/>
          <w:bCs/>
          <w:color w:val="000000" w:themeColor="text1"/>
          <w:sz w:val="26"/>
        </w:rPr>
        <w:t>LESSOR</w:t>
      </w:r>
      <w:r w:rsidR="005823F0" w:rsidRPr="004E28AD">
        <w:rPr>
          <w:color w:val="000000" w:themeColor="text1"/>
          <w:sz w:val="26"/>
        </w:rPr>
        <w:t>S AND THE LESSEE HAVE HEREUNTO SIGNED ON THIS DATE, MONTH AND YEAR FIRST WRITTEN ABOVE, IN PRESENCE OF FOLLOWING WITNESSES.</w:t>
      </w:r>
    </w:p>
    <w:p w14:paraId="6C2254D5" w14:textId="77777777" w:rsidR="00E43446" w:rsidRPr="004E28AD" w:rsidRDefault="00E43446" w:rsidP="00C50A4D">
      <w:pPr>
        <w:spacing w:line="360" w:lineRule="auto"/>
        <w:jc w:val="both"/>
        <w:rPr>
          <w:color w:val="000000" w:themeColor="text1"/>
          <w:sz w:val="20"/>
        </w:rPr>
      </w:pPr>
    </w:p>
    <w:p w14:paraId="6C2254D6" w14:textId="17CF7D12" w:rsidR="00C50A4D" w:rsidRPr="004E28AD" w:rsidRDefault="00C50A4D" w:rsidP="00C50A4D">
      <w:pPr>
        <w:spacing w:line="360" w:lineRule="auto"/>
        <w:jc w:val="both"/>
        <w:rPr>
          <w:color w:val="000000" w:themeColor="text1"/>
          <w:sz w:val="20"/>
        </w:rPr>
      </w:pPr>
      <w:r w:rsidRPr="004E28AD">
        <w:rPr>
          <w:color w:val="000000" w:themeColor="text1"/>
          <w:sz w:val="20"/>
        </w:rPr>
        <w:tab/>
        <w:t>(</w:t>
      </w:r>
      <w:r w:rsidR="002E03F7" w:rsidRPr="004E28AD">
        <w:rPr>
          <w:b/>
          <w:bCs/>
          <w:color w:val="000000" w:themeColor="text1"/>
          <w:sz w:val="20"/>
        </w:rPr>
        <w:t>LESSOR</w:t>
      </w:r>
      <w:r w:rsidRPr="004E28AD">
        <w:rPr>
          <w:color w:val="000000" w:themeColor="text1"/>
          <w:sz w:val="20"/>
        </w:rPr>
        <w:t>)</w:t>
      </w:r>
      <w:r w:rsidRPr="004E28AD">
        <w:rPr>
          <w:color w:val="000000" w:themeColor="text1"/>
          <w:sz w:val="20"/>
        </w:rPr>
        <w:tab/>
      </w:r>
      <w:r w:rsidRPr="004E28AD">
        <w:rPr>
          <w:color w:val="000000" w:themeColor="text1"/>
          <w:sz w:val="20"/>
        </w:rPr>
        <w:tab/>
      </w:r>
      <w:r w:rsidRPr="004E28AD">
        <w:rPr>
          <w:color w:val="000000" w:themeColor="text1"/>
          <w:sz w:val="20"/>
        </w:rPr>
        <w:tab/>
      </w:r>
      <w:r w:rsidRPr="004E28AD">
        <w:rPr>
          <w:color w:val="000000" w:themeColor="text1"/>
          <w:sz w:val="20"/>
        </w:rPr>
        <w:tab/>
      </w:r>
      <w:r w:rsidRPr="004E28AD">
        <w:rPr>
          <w:color w:val="000000" w:themeColor="text1"/>
          <w:sz w:val="20"/>
        </w:rPr>
        <w:tab/>
      </w:r>
      <w:r w:rsidRPr="004E28AD">
        <w:rPr>
          <w:color w:val="000000" w:themeColor="text1"/>
          <w:sz w:val="20"/>
        </w:rPr>
        <w:tab/>
      </w:r>
      <w:r w:rsidRPr="004E28AD">
        <w:rPr>
          <w:color w:val="000000" w:themeColor="text1"/>
          <w:sz w:val="20"/>
        </w:rPr>
        <w:tab/>
      </w:r>
      <w:r w:rsidRPr="004E28AD">
        <w:rPr>
          <w:color w:val="000000" w:themeColor="text1"/>
          <w:sz w:val="20"/>
        </w:rPr>
        <w:tab/>
        <w:t>(LESSEE)</w:t>
      </w:r>
    </w:p>
    <w:p w14:paraId="152AC06A" w14:textId="77777777" w:rsidR="00E238F5" w:rsidRPr="004E28AD" w:rsidRDefault="00E238F5" w:rsidP="005823F0">
      <w:pPr>
        <w:pBdr>
          <w:top w:val="nil"/>
          <w:left w:val="nil"/>
          <w:bottom w:val="nil"/>
          <w:right w:val="nil"/>
          <w:between w:val="nil"/>
        </w:pBdr>
        <w:tabs>
          <w:tab w:val="left" w:pos="720"/>
        </w:tabs>
        <w:spacing w:line="360" w:lineRule="auto"/>
        <w:jc w:val="both"/>
        <w:rPr>
          <w:color w:val="000000" w:themeColor="text1"/>
          <w:sz w:val="26"/>
        </w:rPr>
      </w:pPr>
    </w:p>
    <w:p w14:paraId="23287D85" w14:textId="77777777" w:rsidR="00E238F5" w:rsidRPr="004E28AD" w:rsidRDefault="00E238F5" w:rsidP="005823F0">
      <w:pPr>
        <w:pBdr>
          <w:top w:val="nil"/>
          <w:left w:val="nil"/>
          <w:bottom w:val="nil"/>
          <w:right w:val="nil"/>
          <w:between w:val="nil"/>
        </w:pBdr>
        <w:tabs>
          <w:tab w:val="left" w:pos="720"/>
        </w:tabs>
        <w:spacing w:line="360" w:lineRule="auto"/>
        <w:jc w:val="both"/>
        <w:rPr>
          <w:color w:val="000000" w:themeColor="text1"/>
          <w:sz w:val="26"/>
        </w:rPr>
      </w:pPr>
    </w:p>
    <w:p w14:paraId="12B3A041" w14:textId="77777777" w:rsidR="00E238F5" w:rsidRPr="004E28AD" w:rsidRDefault="00E238F5" w:rsidP="005823F0">
      <w:pPr>
        <w:pBdr>
          <w:top w:val="nil"/>
          <w:left w:val="nil"/>
          <w:bottom w:val="nil"/>
          <w:right w:val="nil"/>
          <w:between w:val="nil"/>
        </w:pBdr>
        <w:tabs>
          <w:tab w:val="left" w:pos="720"/>
        </w:tabs>
        <w:spacing w:line="360" w:lineRule="auto"/>
        <w:jc w:val="both"/>
        <w:rPr>
          <w:color w:val="000000" w:themeColor="text1"/>
          <w:sz w:val="26"/>
        </w:rPr>
      </w:pPr>
    </w:p>
    <w:p w14:paraId="73B88A6E" w14:textId="77777777" w:rsidR="00E238F5" w:rsidRPr="004E28AD" w:rsidRDefault="00E238F5" w:rsidP="005823F0">
      <w:pPr>
        <w:pBdr>
          <w:top w:val="nil"/>
          <w:left w:val="nil"/>
          <w:bottom w:val="nil"/>
          <w:right w:val="nil"/>
          <w:between w:val="nil"/>
        </w:pBdr>
        <w:tabs>
          <w:tab w:val="left" w:pos="720"/>
        </w:tabs>
        <w:spacing w:line="360" w:lineRule="auto"/>
        <w:jc w:val="both"/>
        <w:rPr>
          <w:color w:val="000000" w:themeColor="text1"/>
          <w:sz w:val="26"/>
        </w:rPr>
      </w:pPr>
    </w:p>
    <w:p w14:paraId="62260364" w14:textId="77777777" w:rsidR="00E238F5" w:rsidRPr="004E28AD" w:rsidRDefault="00E238F5" w:rsidP="005823F0">
      <w:pPr>
        <w:pBdr>
          <w:top w:val="nil"/>
          <w:left w:val="nil"/>
          <w:bottom w:val="nil"/>
          <w:right w:val="nil"/>
          <w:between w:val="nil"/>
        </w:pBdr>
        <w:tabs>
          <w:tab w:val="left" w:pos="720"/>
        </w:tabs>
        <w:spacing w:line="360" w:lineRule="auto"/>
        <w:jc w:val="both"/>
        <w:rPr>
          <w:color w:val="000000" w:themeColor="text1"/>
          <w:sz w:val="26"/>
        </w:rPr>
      </w:pPr>
    </w:p>
    <w:p w14:paraId="6C2254DB" w14:textId="09A38B5C" w:rsidR="005823F0" w:rsidRPr="004E28AD" w:rsidRDefault="005823F0" w:rsidP="005823F0">
      <w:pPr>
        <w:pBdr>
          <w:top w:val="nil"/>
          <w:left w:val="nil"/>
          <w:bottom w:val="nil"/>
          <w:right w:val="nil"/>
          <w:between w:val="nil"/>
        </w:pBdr>
        <w:tabs>
          <w:tab w:val="left" w:pos="720"/>
        </w:tabs>
        <w:spacing w:line="360" w:lineRule="auto"/>
        <w:jc w:val="both"/>
        <w:rPr>
          <w:color w:val="000000" w:themeColor="text1"/>
          <w:sz w:val="26"/>
        </w:rPr>
      </w:pPr>
      <w:r w:rsidRPr="004E28AD">
        <w:rPr>
          <w:color w:val="000000" w:themeColor="text1"/>
          <w:sz w:val="26"/>
        </w:rPr>
        <w:t>------------------------------------------------------------------------------------------------</w:t>
      </w:r>
      <w:r w:rsidR="008200B1" w:rsidRPr="004E28AD">
        <w:rPr>
          <w:color w:val="000000" w:themeColor="text1"/>
          <w:sz w:val="26"/>
        </w:rPr>
        <w:t>------------</w:t>
      </w:r>
    </w:p>
    <w:p w14:paraId="6C2254DC" w14:textId="77777777" w:rsidR="005823F0" w:rsidRPr="004E28AD" w:rsidRDefault="005823F0" w:rsidP="005823F0">
      <w:pPr>
        <w:pBdr>
          <w:top w:val="nil"/>
          <w:left w:val="nil"/>
          <w:bottom w:val="nil"/>
          <w:right w:val="nil"/>
          <w:between w:val="nil"/>
        </w:pBdr>
        <w:tabs>
          <w:tab w:val="left" w:pos="720"/>
        </w:tabs>
        <w:spacing w:line="360" w:lineRule="auto"/>
        <w:jc w:val="both"/>
        <w:rPr>
          <w:b/>
          <w:color w:val="000000" w:themeColor="text1"/>
          <w:sz w:val="26"/>
          <w:u w:val="single"/>
        </w:rPr>
      </w:pPr>
      <w:proofErr w:type="gramStart"/>
      <w:r w:rsidRPr="004E28AD">
        <w:rPr>
          <w:b/>
          <w:color w:val="000000" w:themeColor="text1"/>
          <w:sz w:val="26"/>
          <w:u w:val="single"/>
        </w:rPr>
        <w:t>WITNESSES :</w:t>
      </w:r>
      <w:proofErr w:type="gramEnd"/>
    </w:p>
    <w:p w14:paraId="6C2254DF" w14:textId="03C93395" w:rsidR="005823F0" w:rsidRPr="004E28AD" w:rsidRDefault="005823F0" w:rsidP="00E238F5">
      <w:pPr>
        <w:pBdr>
          <w:top w:val="nil"/>
          <w:left w:val="nil"/>
          <w:bottom w:val="nil"/>
          <w:right w:val="nil"/>
          <w:between w:val="nil"/>
        </w:pBdr>
        <w:tabs>
          <w:tab w:val="left" w:pos="720"/>
        </w:tabs>
        <w:spacing w:line="360" w:lineRule="auto"/>
        <w:jc w:val="both"/>
        <w:rPr>
          <w:color w:val="000000" w:themeColor="text1"/>
          <w:sz w:val="26"/>
        </w:rPr>
      </w:pPr>
      <w:r w:rsidRPr="004E28AD">
        <w:rPr>
          <w:color w:val="000000" w:themeColor="text1"/>
          <w:sz w:val="26"/>
        </w:rPr>
        <w:t>(1)</w:t>
      </w:r>
      <w:r w:rsidRPr="004E28AD">
        <w:rPr>
          <w:color w:val="000000" w:themeColor="text1"/>
          <w:sz w:val="26"/>
        </w:rPr>
        <w:tab/>
      </w:r>
    </w:p>
    <w:p w14:paraId="6C2254E0" w14:textId="77777777" w:rsidR="00C04605" w:rsidRPr="004E28AD" w:rsidRDefault="00C04605" w:rsidP="005823F0">
      <w:pPr>
        <w:pBdr>
          <w:top w:val="nil"/>
          <w:left w:val="nil"/>
          <w:bottom w:val="nil"/>
          <w:right w:val="nil"/>
          <w:between w:val="nil"/>
        </w:pBdr>
        <w:tabs>
          <w:tab w:val="left" w:pos="720"/>
        </w:tabs>
        <w:spacing w:line="360" w:lineRule="auto"/>
        <w:jc w:val="both"/>
        <w:rPr>
          <w:color w:val="000000" w:themeColor="text1"/>
          <w:sz w:val="26"/>
        </w:rPr>
      </w:pPr>
    </w:p>
    <w:p w14:paraId="6C225533" w14:textId="20EB199C" w:rsidR="003D2D9A" w:rsidRDefault="005823F0" w:rsidP="004E7C3D">
      <w:pPr>
        <w:pBdr>
          <w:top w:val="nil"/>
          <w:left w:val="nil"/>
          <w:bottom w:val="nil"/>
          <w:right w:val="nil"/>
          <w:between w:val="nil"/>
        </w:pBdr>
        <w:tabs>
          <w:tab w:val="left" w:pos="720"/>
        </w:tabs>
        <w:spacing w:line="360" w:lineRule="auto"/>
        <w:jc w:val="both"/>
        <w:rPr>
          <w:u w:val="single"/>
        </w:rPr>
      </w:pPr>
      <w:r w:rsidRPr="004E28AD">
        <w:rPr>
          <w:color w:val="000000" w:themeColor="text1"/>
          <w:sz w:val="26"/>
        </w:rPr>
        <w:t>(2)</w:t>
      </w:r>
    </w:p>
    <w:p w14:paraId="6C225534" w14:textId="77777777" w:rsidR="003D2D9A" w:rsidRDefault="003D2D9A" w:rsidP="00F929DD">
      <w:pPr>
        <w:jc w:val="center"/>
        <w:rPr>
          <w:u w:val="single"/>
        </w:rPr>
      </w:pPr>
    </w:p>
    <w:p w14:paraId="6C225535" w14:textId="77777777" w:rsidR="003D2D9A" w:rsidRDefault="003D2D9A" w:rsidP="00F929DD">
      <w:pPr>
        <w:jc w:val="center"/>
        <w:rPr>
          <w:u w:val="single"/>
        </w:rPr>
      </w:pPr>
    </w:p>
    <w:p w14:paraId="6C225536" w14:textId="77777777" w:rsidR="003D2D9A" w:rsidRDefault="003D2D9A" w:rsidP="00F929DD">
      <w:pPr>
        <w:jc w:val="center"/>
        <w:rPr>
          <w:u w:val="single"/>
        </w:rPr>
      </w:pPr>
    </w:p>
    <w:p w14:paraId="6C225537" w14:textId="77777777" w:rsidR="003D2D9A" w:rsidRDefault="003D2D9A" w:rsidP="00F929DD">
      <w:pPr>
        <w:jc w:val="center"/>
        <w:rPr>
          <w:u w:val="single"/>
        </w:rPr>
      </w:pPr>
    </w:p>
    <w:p w14:paraId="6C225538" w14:textId="77777777" w:rsidR="003D2D9A" w:rsidRDefault="003D2D9A" w:rsidP="00F929DD">
      <w:pPr>
        <w:jc w:val="center"/>
        <w:rPr>
          <w:u w:val="single"/>
        </w:rPr>
      </w:pPr>
    </w:p>
    <w:p w14:paraId="6C225539" w14:textId="77777777" w:rsidR="003D2D9A" w:rsidRDefault="003D2D9A" w:rsidP="00F929DD">
      <w:pPr>
        <w:jc w:val="center"/>
        <w:rPr>
          <w:u w:val="single"/>
        </w:rPr>
      </w:pPr>
    </w:p>
    <w:p w14:paraId="6C22553A" w14:textId="77777777" w:rsidR="003D2D9A" w:rsidRDefault="003D2D9A" w:rsidP="00F929DD">
      <w:pPr>
        <w:jc w:val="center"/>
        <w:rPr>
          <w:u w:val="single"/>
        </w:rPr>
      </w:pPr>
    </w:p>
    <w:p w14:paraId="5DDCBEE0" w14:textId="77777777" w:rsidR="00E238F5" w:rsidRDefault="00E238F5" w:rsidP="00F929DD">
      <w:pPr>
        <w:jc w:val="center"/>
        <w:rPr>
          <w:u w:val="single"/>
        </w:rPr>
      </w:pPr>
    </w:p>
    <w:p w14:paraId="4C6AF124" w14:textId="77777777" w:rsidR="00E238F5" w:rsidRDefault="00E238F5" w:rsidP="00F929DD">
      <w:pPr>
        <w:jc w:val="center"/>
        <w:rPr>
          <w:u w:val="single"/>
        </w:rPr>
      </w:pPr>
    </w:p>
    <w:sectPr w:rsidR="00E238F5" w:rsidSect="00827FDD">
      <w:footerReference w:type="default" r:id="rId8"/>
      <w:pgSz w:w="12242" w:h="20163" w:code="5"/>
      <w:pgMar w:top="1418" w:right="1418" w:bottom="567"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ADC117" w14:textId="77777777" w:rsidR="00395402" w:rsidRDefault="00395402" w:rsidP="00D75B15">
      <w:r>
        <w:separator/>
      </w:r>
    </w:p>
  </w:endnote>
  <w:endnote w:type="continuationSeparator" w:id="0">
    <w:p w14:paraId="469FE07E" w14:textId="77777777" w:rsidR="00395402" w:rsidRDefault="00395402" w:rsidP="00D75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4811"/>
      <w:gridCol w:w="4811"/>
    </w:tblGrid>
    <w:tr w:rsidR="004E7C3D" w14:paraId="36DD74BF" w14:textId="77777777" w:rsidTr="004E7C3D">
      <w:tc>
        <w:tcPr>
          <w:tcW w:w="4811" w:type="dxa"/>
        </w:tcPr>
        <w:p w14:paraId="1E9C48A4" w14:textId="77777777" w:rsidR="004E7C3D" w:rsidRDefault="004E7C3D">
          <w:pPr>
            <w:pStyle w:val="Footer"/>
            <w:jc w:val="center"/>
            <w:rPr>
              <w:b/>
              <w:bCs/>
            </w:rPr>
          </w:pPr>
        </w:p>
        <w:p w14:paraId="387737A6" w14:textId="77777777" w:rsidR="004E7C3D" w:rsidRDefault="004E7C3D">
          <w:pPr>
            <w:pStyle w:val="Footer"/>
            <w:jc w:val="center"/>
            <w:rPr>
              <w:b/>
              <w:bCs/>
            </w:rPr>
          </w:pPr>
        </w:p>
        <w:p w14:paraId="44CA62DB" w14:textId="77777777" w:rsidR="004E7C3D" w:rsidRDefault="004E7C3D">
          <w:pPr>
            <w:pStyle w:val="Footer"/>
            <w:jc w:val="center"/>
            <w:rPr>
              <w:b/>
              <w:bCs/>
            </w:rPr>
          </w:pPr>
        </w:p>
        <w:p w14:paraId="37CD2BCF" w14:textId="77777777" w:rsidR="004E7C3D" w:rsidRDefault="004E7C3D">
          <w:pPr>
            <w:pStyle w:val="Footer"/>
            <w:jc w:val="center"/>
            <w:rPr>
              <w:b/>
              <w:bCs/>
            </w:rPr>
          </w:pPr>
        </w:p>
        <w:p w14:paraId="6F9FD1FF" w14:textId="77777777" w:rsidR="004E7C3D" w:rsidRDefault="004E7C3D">
          <w:pPr>
            <w:pStyle w:val="Footer"/>
            <w:jc w:val="center"/>
            <w:rPr>
              <w:b/>
              <w:bCs/>
            </w:rPr>
          </w:pPr>
        </w:p>
        <w:p w14:paraId="2FBD4727" w14:textId="77777777" w:rsidR="004E7C3D" w:rsidRDefault="004E7C3D">
          <w:pPr>
            <w:pStyle w:val="Footer"/>
            <w:jc w:val="center"/>
            <w:rPr>
              <w:b/>
              <w:bCs/>
            </w:rPr>
          </w:pPr>
        </w:p>
        <w:p w14:paraId="0B06BA1E" w14:textId="77777777" w:rsidR="004E7C3D" w:rsidRDefault="004E7C3D">
          <w:pPr>
            <w:pStyle w:val="Footer"/>
            <w:jc w:val="center"/>
            <w:rPr>
              <w:b/>
              <w:bCs/>
            </w:rPr>
          </w:pPr>
        </w:p>
        <w:p w14:paraId="0D1C5844" w14:textId="3FA3D3F2" w:rsidR="004E7C3D" w:rsidRPr="004E7C3D" w:rsidRDefault="004E7C3D">
          <w:pPr>
            <w:pStyle w:val="Footer"/>
            <w:jc w:val="center"/>
            <w:rPr>
              <w:b/>
              <w:bCs/>
            </w:rPr>
          </w:pPr>
          <w:r w:rsidRPr="004E7C3D">
            <w:rPr>
              <w:b/>
              <w:bCs/>
            </w:rPr>
            <w:t>LESSOR</w:t>
          </w:r>
        </w:p>
      </w:tc>
      <w:tc>
        <w:tcPr>
          <w:tcW w:w="4811" w:type="dxa"/>
        </w:tcPr>
        <w:p w14:paraId="3D6D20DE" w14:textId="77777777" w:rsidR="004E7C3D" w:rsidRDefault="004E7C3D">
          <w:pPr>
            <w:pStyle w:val="Footer"/>
            <w:jc w:val="center"/>
            <w:rPr>
              <w:b/>
              <w:bCs/>
            </w:rPr>
          </w:pPr>
        </w:p>
        <w:p w14:paraId="55E0E2A9" w14:textId="77777777" w:rsidR="004E7C3D" w:rsidRDefault="004E7C3D">
          <w:pPr>
            <w:pStyle w:val="Footer"/>
            <w:jc w:val="center"/>
            <w:rPr>
              <w:b/>
              <w:bCs/>
            </w:rPr>
          </w:pPr>
        </w:p>
        <w:p w14:paraId="30EFA037" w14:textId="77777777" w:rsidR="004E7C3D" w:rsidRDefault="004E7C3D">
          <w:pPr>
            <w:pStyle w:val="Footer"/>
            <w:jc w:val="center"/>
            <w:rPr>
              <w:b/>
              <w:bCs/>
            </w:rPr>
          </w:pPr>
        </w:p>
        <w:p w14:paraId="52F75CC4" w14:textId="77777777" w:rsidR="004E7C3D" w:rsidRDefault="004E7C3D">
          <w:pPr>
            <w:pStyle w:val="Footer"/>
            <w:jc w:val="center"/>
            <w:rPr>
              <w:b/>
              <w:bCs/>
            </w:rPr>
          </w:pPr>
        </w:p>
        <w:p w14:paraId="10CE2B9A" w14:textId="77777777" w:rsidR="004E7C3D" w:rsidRDefault="004E7C3D">
          <w:pPr>
            <w:pStyle w:val="Footer"/>
            <w:jc w:val="center"/>
            <w:rPr>
              <w:b/>
              <w:bCs/>
            </w:rPr>
          </w:pPr>
        </w:p>
        <w:p w14:paraId="01540EC6" w14:textId="77777777" w:rsidR="004E7C3D" w:rsidRDefault="004E7C3D">
          <w:pPr>
            <w:pStyle w:val="Footer"/>
            <w:jc w:val="center"/>
            <w:rPr>
              <w:b/>
              <w:bCs/>
            </w:rPr>
          </w:pPr>
        </w:p>
        <w:p w14:paraId="2AD5A339" w14:textId="77777777" w:rsidR="004E7C3D" w:rsidRDefault="004E7C3D">
          <w:pPr>
            <w:pStyle w:val="Footer"/>
            <w:jc w:val="center"/>
            <w:rPr>
              <w:b/>
              <w:bCs/>
            </w:rPr>
          </w:pPr>
        </w:p>
        <w:p w14:paraId="1372D18B" w14:textId="414262D0" w:rsidR="004E7C3D" w:rsidRPr="004E7C3D" w:rsidRDefault="004E7C3D">
          <w:pPr>
            <w:pStyle w:val="Footer"/>
            <w:jc w:val="center"/>
            <w:rPr>
              <w:b/>
              <w:bCs/>
            </w:rPr>
          </w:pPr>
          <w:r w:rsidRPr="004E7C3D">
            <w:rPr>
              <w:b/>
              <w:bCs/>
            </w:rPr>
            <w:t>LESSEE</w:t>
          </w:r>
        </w:p>
      </w:tc>
    </w:tr>
  </w:tbl>
  <w:sdt>
    <w:sdtPr>
      <w:id w:val="-1472364165"/>
      <w:docPartObj>
        <w:docPartGallery w:val="Page Numbers (Bottom of Page)"/>
        <w:docPartUnique/>
      </w:docPartObj>
    </w:sdtPr>
    <w:sdtEndPr>
      <w:rPr>
        <w:noProof/>
      </w:rPr>
    </w:sdtEndPr>
    <w:sdtContent>
      <w:p w14:paraId="61411D78" w14:textId="66CD70F6" w:rsidR="004E7C3D" w:rsidRDefault="004E7C3D">
        <w:pPr>
          <w:pStyle w:val="Footer"/>
          <w:jc w:val="center"/>
        </w:pPr>
        <w:r>
          <w:fldChar w:fldCharType="begin"/>
        </w:r>
        <w:r>
          <w:instrText xml:space="preserve"> PAGE   \* MERGEFORMAT </w:instrText>
        </w:r>
        <w:r>
          <w:fldChar w:fldCharType="separate"/>
        </w:r>
        <w:r w:rsidR="00CD1E0E">
          <w:rPr>
            <w:noProof/>
          </w:rPr>
          <w:t>8</w:t>
        </w:r>
        <w:r>
          <w:rPr>
            <w:noProof/>
          </w:rPr>
          <w:fldChar w:fldCharType="end"/>
        </w:r>
      </w:p>
    </w:sdtContent>
  </w:sdt>
  <w:p w14:paraId="454351A3" w14:textId="77777777" w:rsidR="00D75B15" w:rsidRDefault="00D75B1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BB1F1B6" w14:textId="77777777" w:rsidR="00395402" w:rsidRDefault="00395402" w:rsidP="00D75B15">
      <w:r>
        <w:separator/>
      </w:r>
    </w:p>
  </w:footnote>
  <w:footnote w:type="continuationSeparator" w:id="0">
    <w:p w14:paraId="472AC565" w14:textId="77777777" w:rsidR="00395402" w:rsidRDefault="00395402" w:rsidP="00D75B1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8F3FE9"/>
    <w:multiLevelType w:val="hybridMultilevel"/>
    <w:tmpl w:val="BA8E75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376197E"/>
    <w:multiLevelType w:val="singleLevel"/>
    <w:tmpl w:val="0409000F"/>
    <w:lvl w:ilvl="0">
      <w:start w:val="1"/>
      <w:numFmt w:val="decimal"/>
      <w:lvlText w:val="%1."/>
      <w:lvlJc w:val="left"/>
      <w:pPr>
        <w:tabs>
          <w:tab w:val="num" w:pos="360"/>
        </w:tabs>
        <w:ind w:left="360" w:hanging="360"/>
      </w:pPr>
      <w:rPr>
        <w:rFonts w:hint="default"/>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wetha vivekanandan">
    <w15:presenceInfo w15:providerId="Windows Live" w15:userId="8f8ad4eaf3ee5a2d"/>
  </w15:person>
  <w15:person w15:author="Vitkodi R">
    <w15:presenceInfo w15:providerId="AD" w15:userId="S::vitkodi.r@groupm.com::6cde29af-a1da-4b09-a72d-8338cb53c300"/>
  </w15:person>
  <w15:person w15:author="Rudra Pillai">
    <w15:presenceInfo w15:providerId="AD" w15:userId="S::rudra.pillai@groupm.com::67fd85e5-0aea-47e1-9a01-b03aca489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415D"/>
    <w:rsid w:val="000007A8"/>
    <w:rsid w:val="00002EFE"/>
    <w:rsid w:val="000065BB"/>
    <w:rsid w:val="00010924"/>
    <w:rsid w:val="00010DBE"/>
    <w:rsid w:val="00020C97"/>
    <w:rsid w:val="00025E8F"/>
    <w:rsid w:val="000263DF"/>
    <w:rsid w:val="00031CCD"/>
    <w:rsid w:val="000334A6"/>
    <w:rsid w:val="00037A2B"/>
    <w:rsid w:val="00043B16"/>
    <w:rsid w:val="00047942"/>
    <w:rsid w:val="000566DD"/>
    <w:rsid w:val="00057C93"/>
    <w:rsid w:val="0006342B"/>
    <w:rsid w:val="0006632F"/>
    <w:rsid w:val="000758A1"/>
    <w:rsid w:val="000822CD"/>
    <w:rsid w:val="00082D96"/>
    <w:rsid w:val="000901BB"/>
    <w:rsid w:val="00094EF4"/>
    <w:rsid w:val="000963AC"/>
    <w:rsid w:val="000A25E3"/>
    <w:rsid w:val="000B21D1"/>
    <w:rsid w:val="000B58CA"/>
    <w:rsid w:val="000C2D25"/>
    <w:rsid w:val="000C2F08"/>
    <w:rsid w:val="000C6F8B"/>
    <w:rsid w:val="000C79AC"/>
    <w:rsid w:val="000D022C"/>
    <w:rsid w:val="000D03A6"/>
    <w:rsid w:val="000D075D"/>
    <w:rsid w:val="000D0769"/>
    <w:rsid w:val="000D45E0"/>
    <w:rsid w:val="000D5BE2"/>
    <w:rsid w:val="000D69D1"/>
    <w:rsid w:val="000E28A2"/>
    <w:rsid w:val="000E3CE0"/>
    <w:rsid w:val="000E720D"/>
    <w:rsid w:val="000F0611"/>
    <w:rsid w:val="000F37B7"/>
    <w:rsid w:val="000F5B44"/>
    <w:rsid w:val="001009DF"/>
    <w:rsid w:val="00102F58"/>
    <w:rsid w:val="00105809"/>
    <w:rsid w:val="00112396"/>
    <w:rsid w:val="001123BF"/>
    <w:rsid w:val="00112BA5"/>
    <w:rsid w:val="00117BA7"/>
    <w:rsid w:val="00117F2E"/>
    <w:rsid w:val="00125BC1"/>
    <w:rsid w:val="00125BE0"/>
    <w:rsid w:val="00126F6A"/>
    <w:rsid w:val="00131200"/>
    <w:rsid w:val="00133D8E"/>
    <w:rsid w:val="0013714D"/>
    <w:rsid w:val="00137155"/>
    <w:rsid w:val="00161254"/>
    <w:rsid w:val="0016214B"/>
    <w:rsid w:val="00166CEF"/>
    <w:rsid w:val="00173206"/>
    <w:rsid w:val="001807B2"/>
    <w:rsid w:val="00195642"/>
    <w:rsid w:val="001A29BB"/>
    <w:rsid w:val="001A3CA9"/>
    <w:rsid w:val="001A4A00"/>
    <w:rsid w:val="001B502D"/>
    <w:rsid w:val="001C4DE9"/>
    <w:rsid w:val="001D2071"/>
    <w:rsid w:val="001E1E13"/>
    <w:rsid w:val="001E4498"/>
    <w:rsid w:val="001E75A0"/>
    <w:rsid w:val="001F6C3E"/>
    <w:rsid w:val="00204F67"/>
    <w:rsid w:val="00205C01"/>
    <w:rsid w:val="00207FEE"/>
    <w:rsid w:val="0021108E"/>
    <w:rsid w:val="00212FBF"/>
    <w:rsid w:val="00213D2A"/>
    <w:rsid w:val="00227D36"/>
    <w:rsid w:val="00227D71"/>
    <w:rsid w:val="0023109D"/>
    <w:rsid w:val="0023329A"/>
    <w:rsid w:val="00234D8C"/>
    <w:rsid w:val="002402DA"/>
    <w:rsid w:val="00240806"/>
    <w:rsid w:val="00241F8F"/>
    <w:rsid w:val="00246FED"/>
    <w:rsid w:val="00254479"/>
    <w:rsid w:val="0025685C"/>
    <w:rsid w:val="00257FC6"/>
    <w:rsid w:val="002626F6"/>
    <w:rsid w:val="00262D80"/>
    <w:rsid w:val="00264902"/>
    <w:rsid w:val="00265385"/>
    <w:rsid w:val="00272D67"/>
    <w:rsid w:val="00273E91"/>
    <w:rsid w:val="00277725"/>
    <w:rsid w:val="00285835"/>
    <w:rsid w:val="00287A3C"/>
    <w:rsid w:val="002927F2"/>
    <w:rsid w:val="00296C32"/>
    <w:rsid w:val="002A0A6E"/>
    <w:rsid w:val="002A2A86"/>
    <w:rsid w:val="002A7657"/>
    <w:rsid w:val="002B0252"/>
    <w:rsid w:val="002B1814"/>
    <w:rsid w:val="002B614F"/>
    <w:rsid w:val="002C1998"/>
    <w:rsid w:val="002C365C"/>
    <w:rsid w:val="002C5F4A"/>
    <w:rsid w:val="002C78CF"/>
    <w:rsid w:val="002D4092"/>
    <w:rsid w:val="002D4884"/>
    <w:rsid w:val="002E03F7"/>
    <w:rsid w:val="002E0594"/>
    <w:rsid w:val="002E0B93"/>
    <w:rsid w:val="002E1F6C"/>
    <w:rsid w:val="002E4158"/>
    <w:rsid w:val="002E4704"/>
    <w:rsid w:val="002E48FB"/>
    <w:rsid w:val="002E640F"/>
    <w:rsid w:val="002F4E7E"/>
    <w:rsid w:val="002F5334"/>
    <w:rsid w:val="00301D63"/>
    <w:rsid w:val="00311C26"/>
    <w:rsid w:val="0031647C"/>
    <w:rsid w:val="00316633"/>
    <w:rsid w:val="00321C77"/>
    <w:rsid w:val="00322753"/>
    <w:rsid w:val="003321FC"/>
    <w:rsid w:val="00333616"/>
    <w:rsid w:val="00335D70"/>
    <w:rsid w:val="00335F8D"/>
    <w:rsid w:val="0033691F"/>
    <w:rsid w:val="0034082A"/>
    <w:rsid w:val="00344F6E"/>
    <w:rsid w:val="00351640"/>
    <w:rsid w:val="00353DF4"/>
    <w:rsid w:val="00363CAA"/>
    <w:rsid w:val="00364BB5"/>
    <w:rsid w:val="00365EA1"/>
    <w:rsid w:val="00366DB8"/>
    <w:rsid w:val="0037251F"/>
    <w:rsid w:val="003751E0"/>
    <w:rsid w:val="00384265"/>
    <w:rsid w:val="00385A8E"/>
    <w:rsid w:val="00385BD1"/>
    <w:rsid w:val="00386701"/>
    <w:rsid w:val="00393D2A"/>
    <w:rsid w:val="00395402"/>
    <w:rsid w:val="0039571E"/>
    <w:rsid w:val="003A034B"/>
    <w:rsid w:val="003A3E38"/>
    <w:rsid w:val="003B0387"/>
    <w:rsid w:val="003B15E9"/>
    <w:rsid w:val="003B35E2"/>
    <w:rsid w:val="003B4480"/>
    <w:rsid w:val="003C1BEB"/>
    <w:rsid w:val="003C33AD"/>
    <w:rsid w:val="003D16B1"/>
    <w:rsid w:val="003D2D9A"/>
    <w:rsid w:val="003D6185"/>
    <w:rsid w:val="003E6FFD"/>
    <w:rsid w:val="003F0B86"/>
    <w:rsid w:val="003F6934"/>
    <w:rsid w:val="0040220B"/>
    <w:rsid w:val="00404324"/>
    <w:rsid w:val="00406013"/>
    <w:rsid w:val="00407F1B"/>
    <w:rsid w:val="004113E6"/>
    <w:rsid w:val="00422B25"/>
    <w:rsid w:val="00426289"/>
    <w:rsid w:val="004301FF"/>
    <w:rsid w:val="00442047"/>
    <w:rsid w:val="00443DF1"/>
    <w:rsid w:val="004451BD"/>
    <w:rsid w:val="004505D1"/>
    <w:rsid w:val="00452BA5"/>
    <w:rsid w:val="00465B1C"/>
    <w:rsid w:val="00467EB4"/>
    <w:rsid w:val="00470CEF"/>
    <w:rsid w:val="00475964"/>
    <w:rsid w:val="00476E45"/>
    <w:rsid w:val="00476F5C"/>
    <w:rsid w:val="004775DA"/>
    <w:rsid w:val="00477FE1"/>
    <w:rsid w:val="004804B1"/>
    <w:rsid w:val="00480D06"/>
    <w:rsid w:val="00482AEC"/>
    <w:rsid w:val="00482F59"/>
    <w:rsid w:val="004835F9"/>
    <w:rsid w:val="00486B5A"/>
    <w:rsid w:val="00487046"/>
    <w:rsid w:val="004900D4"/>
    <w:rsid w:val="00491683"/>
    <w:rsid w:val="004A5B29"/>
    <w:rsid w:val="004B165C"/>
    <w:rsid w:val="004B407E"/>
    <w:rsid w:val="004B5AFE"/>
    <w:rsid w:val="004C41AE"/>
    <w:rsid w:val="004C4CE9"/>
    <w:rsid w:val="004C6CE0"/>
    <w:rsid w:val="004D1B07"/>
    <w:rsid w:val="004D47AA"/>
    <w:rsid w:val="004D5F99"/>
    <w:rsid w:val="004E28AD"/>
    <w:rsid w:val="004E329C"/>
    <w:rsid w:val="004E4010"/>
    <w:rsid w:val="004E7C3D"/>
    <w:rsid w:val="004F0986"/>
    <w:rsid w:val="004F679B"/>
    <w:rsid w:val="004F722E"/>
    <w:rsid w:val="005019DC"/>
    <w:rsid w:val="005077CF"/>
    <w:rsid w:val="00511EE1"/>
    <w:rsid w:val="005136FB"/>
    <w:rsid w:val="0051448A"/>
    <w:rsid w:val="00523437"/>
    <w:rsid w:val="0052375A"/>
    <w:rsid w:val="005259A5"/>
    <w:rsid w:val="00525D15"/>
    <w:rsid w:val="005306B8"/>
    <w:rsid w:val="005306B9"/>
    <w:rsid w:val="00531945"/>
    <w:rsid w:val="005326F6"/>
    <w:rsid w:val="00533F16"/>
    <w:rsid w:val="00535F80"/>
    <w:rsid w:val="00536A3D"/>
    <w:rsid w:val="00541123"/>
    <w:rsid w:val="00547A73"/>
    <w:rsid w:val="005500F9"/>
    <w:rsid w:val="00561746"/>
    <w:rsid w:val="00564E23"/>
    <w:rsid w:val="00567163"/>
    <w:rsid w:val="00577D7B"/>
    <w:rsid w:val="00581EBA"/>
    <w:rsid w:val="005823F0"/>
    <w:rsid w:val="005852DA"/>
    <w:rsid w:val="0058664B"/>
    <w:rsid w:val="00590F2F"/>
    <w:rsid w:val="005A3787"/>
    <w:rsid w:val="005A51DB"/>
    <w:rsid w:val="005A6403"/>
    <w:rsid w:val="005A66C4"/>
    <w:rsid w:val="005B2878"/>
    <w:rsid w:val="005B3554"/>
    <w:rsid w:val="005B51AE"/>
    <w:rsid w:val="005B74A8"/>
    <w:rsid w:val="005C2FA6"/>
    <w:rsid w:val="005C38B9"/>
    <w:rsid w:val="005C4909"/>
    <w:rsid w:val="005C4D42"/>
    <w:rsid w:val="005D14A2"/>
    <w:rsid w:val="005D19C4"/>
    <w:rsid w:val="005D382A"/>
    <w:rsid w:val="005E01D7"/>
    <w:rsid w:val="005E173F"/>
    <w:rsid w:val="005E21E8"/>
    <w:rsid w:val="005E2F6F"/>
    <w:rsid w:val="005E4548"/>
    <w:rsid w:val="005E6AAA"/>
    <w:rsid w:val="005F3678"/>
    <w:rsid w:val="00601F69"/>
    <w:rsid w:val="006049E6"/>
    <w:rsid w:val="00606575"/>
    <w:rsid w:val="00606AAB"/>
    <w:rsid w:val="0060799C"/>
    <w:rsid w:val="00611F47"/>
    <w:rsid w:val="00625F28"/>
    <w:rsid w:val="006263C2"/>
    <w:rsid w:val="006268DC"/>
    <w:rsid w:val="00635513"/>
    <w:rsid w:val="00643FC0"/>
    <w:rsid w:val="00644C1A"/>
    <w:rsid w:val="00645274"/>
    <w:rsid w:val="00645AC2"/>
    <w:rsid w:val="00652FBB"/>
    <w:rsid w:val="00653360"/>
    <w:rsid w:val="00665CD3"/>
    <w:rsid w:val="006700AF"/>
    <w:rsid w:val="00674378"/>
    <w:rsid w:val="00675EE6"/>
    <w:rsid w:val="0067660B"/>
    <w:rsid w:val="00681A19"/>
    <w:rsid w:val="006840D3"/>
    <w:rsid w:val="006A29D1"/>
    <w:rsid w:val="006A716E"/>
    <w:rsid w:val="006B792C"/>
    <w:rsid w:val="006C2E7B"/>
    <w:rsid w:val="006C6F16"/>
    <w:rsid w:val="006D561A"/>
    <w:rsid w:val="006D5757"/>
    <w:rsid w:val="006D5858"/>
    <w:rsid w:val="006E19DB"/>
    <w:rsid w:val="006E329E"/>
    <w:rsid w:val="006E3B65"/>
    <w:rsid w:val="006E4AAC"/>
    <w:rsid w:val="006E4B5B"/>
    <w:rsid w:val="006E557A"/>
    <w:rsid w:val="006F4059"/>
    <w:rsid w:val="006F62C4"/>
    <w:rsid w:val="006F6A4C"/>
    <w:rsid w:val="006F7AE3"/>
    <w:rsid w:val="00700702"/>
    <w:rsid w:val="00703392"/>
    <w:rsid w:val="00705DDF"/>
    <w:rsid w:val="00710A49"/>
    <w:rsid w:val="00714291"/>
    <w:rsid w:val="00714BB6"/>
    <w:rsid w:val="00715A2B"/>
    <w:rsid w:val="00715EFB"/>
    <w:rsid w:val="007227A9"/>
    <w:rsid w:val="00723E97"/>
    <w:rsid w:val="007262BC"/>
    <w:rsid w:val="00733801"/>
    <w:rsid w:val="007342EC"/>
    <w:rsid w:val="00735F39"/>
    <w:rsid w:val="0073766D"/>
    <w:rsid w:val="00741C94"/>
    <w:rsid w:val="00745973"/>
    <w:rsid w:val="007468BA"/>
    <w:rsid w:val="00750585"/>
    <w:rsid w:val="00760516"/>
    <w:rsid w:val="00761225"/>
    <w:rsid w:val="00761810"/>
    <w:rsid w:val="00763F49"/>
    <w:rsid w:val="0076644D"/>
    <w:rsid w:val="0076716D"/>
    <w:rsid w:val="00770561"/>
    <w:rsid w:val="007714FE"/>
    <w:rsid w:val="007817CC"/>
    <w:rsid w:val="00782C13"/>
    <w:rsid w:val="00783AF5"/>
    <w:rsid w:val="00790593"/>
    <w:rsid w:val="00790E1B"/>
    <w:rsid w:val="00791243"/>
    <w:rsid w:val="00791F88"/>
    <w:rsid w:val="00793343"/>
    <w:rsid w:val="00793782"/>
    <w:rsid w:val="0079676E"/>
    <w:rsid w:val="007977C0"/>
    <w:rsid w:val="007A1042"/>
    <w:rsid w:val="007A59FD"/>
    <w:rsid w:val="007B11C7"/>
    <w:rsid w:val="007B17F9"/>
    <w:rsid w:val="007B26C5"/>
    <w:rsid w:val="007B4A7E"/>
    <w:rsid w:val="007B5E32"/>
    <w:rsid w:val="007C031E"/>
    <w:rsid w:val="007C0962"/>
    <w:rsid w:val="007C2660"/>
    <w:rsid w:val="007C5F51"/>
    <w:rsid w:val="007D36F5"/>
    <w:rsid w:val="007E64F3"/>
    <w:rsid w:val="007E6998"/>
    <w:rsid w:val="007F1064"/>
    <w:rsid w:val="00803CBD"/>
    <w:rsid w:val="0080466A"/>
    <w:rsid w:val="008106BF"/>
    <w:rsid w:val="00814985"/>
    <w:rsid w:val="00816652"/>
    <w:rsid w:val="008200B1"/>
    <w:rsid w:val="00821B49"/>
    <w:rsid w:val="008259F2"/>
    <w:rsid w:val="00827FDD"/>
    <w:rsid w:val="0083204F"/>
    <w:rsid w:val="008324AF"/>
    <w:rsid w:val="00840DCA"/>
    <w:rsid w:val="008460F1"/>
    <w:rsid w:val="00846BF9"/>
    <w:rsid w:val="008504DD"/>
    <w:rsid w:val="00850F46"/>
    <w:rsid w:val="0086260A"/>
    <w:rsid w:val="00862A93"/>
    <w:rsid w:val="00865131"/>
    <w:rsid w:val="00883ED5"/>
    <w:rsid w:val="00885941"/>
    <w:rsid w:val="00890C08"/>
    <w:rsid w:val="00890E99"/>
    <w:rsid w:val="008911B4"/>
    <w:rsid w:val="00893E73"/>
    <w:rsid w:val="008A0C23"/>
    <w:rsid w:val="008A73E3"/>
    <w:rsid w:val="008B36FB"/>
    <w:rsid w:val="008B404D"/>
    <w:rsid w:val="008B55E4"/>
    <w:rsid w:val="008B6923"/>
    <w:rsid w:val="008C275E"/>
    <w:rsid w:val="008C6A41"/>
    <w:rsid w:val="008D1752"/>
    <w:rsid w:val="008D2908"/>
    <w:rsid w:val="008E284A"/>
    <w:rsid w:val="008E3E7B"/>
    <w:rsid w:val="008E7B76"/>
    <w:rsid w:val="008E7C35"/>
    <w:rsid w:val="008F0C2E"/>
    <w:rsid w:val="008F2596"/>
    <w:rsid w:val="008F3436"/>
    <w:rsid w:val="008F584E"/>
    <w:rsid w:val="008F61B5"/>
    <w:rsid w:val="008F6ED9"/>
    <w:rsid w:val="0090029B"/>
    <w:rsid w:val="009052B1"/>
    <w:rsid w:val="00906FC6"/>
    <w:rsid w:val="00913C94"/>
    <w:rsid w:val="00914F41"/>
    <w:rsid w:val="00916DDE"/>
    <w:rsid w:val="00920072"/>
    <w:rsid w:val="00925AA0"/>
    <w:rsid w:val="00925BD4"/>
    <w:rsid w:val="00926864"/>
    <w:rsid w:val="00927158"/>
    <w:rsid w:val="00933825"/>
    <w:rsid w:val="009359F7"/>
    <w:rsid w:val="00940239"/>
    <w:rsid w:val="0094134D"/>
    <w:rsid w:val="00951032"/>
    <w:rsid w:val="0095404E"/>
    <w:rsid w:val="0095595D"/>
    <w:rsid w:val="0096232B"/>
    <w:rsid w:val="009716CE"/>
    <w:rsid w:val="00973860"/>
    <w:rsid w:val="00973EC4"/>
    <w:rsid w:val="00975BD7"/>
    <w:rsid w:val="009827C3"/>
    <w:rsid w:val="00983701"/>
    <w:rsid w:val="00994BCF"/>
    <w:rsid w:val="009A07FF"/>
    <w:rsid w:val="009A11E5"/>
    <w:rsid w:val="009A4BAD"/>
    <w:rsid w:val="009A6162"/>
    <w:rsid w:val="009B0265"/>
    <w:rsid w:val="009B0D6F"/>
    <w:rsid w:val="009B16A9"/>
    <w:rsid w:val="009B2A36"/>
    <w:rsid w:val="009B44E0"/>
    <w:rsid w:val="009B6BD4"/>
    <w:rsid w:val="009B6FF7"/>
    <w:rsid w:val="009B7C8B"/>
    <w:rsid w:val="009C5A76"/>
    <w:rsid w:val="009C6C67"/>
    <w:rsid w:val="009C6EA2"/>
    <w:rsid w:val="009D52EB"/>
    <w:rsid w:val="009E0B48"/>
    <w:rsid w:val="009E79A2"/>
    <w:rsid w:val="009F3BF0"/>
    <w:rsid w:val="009F700A"/>
    <w:rsid w:val="00A000C4"/>
    <w:rsid w:val="00A019B7"/>
    <w:rsid w:val="00A11F5F"/>
    <w:rsid w:val="00A12FE1"/>
    <w:rsid w:val="00A14D02"/>
    <w:rsid w:val="00A17179"/>
    <w:rsid w:val="00A25548"/>
    <w:rsid w:val="00A331B4"/>
    <w:rsid w:val="00A33359"/>
    <w:rsid w:val="00A3483B"/>
    <w:rsid w:val="00A34CAA"/>
    <w:rsid w:val="00A40619"/>
    <w:rsid w:val="00A416E0"/>
    <w:rsid w:val="00A42A3F"/>
    <w:rsid w:val="00A42A4F"/>
    <w:rsid w:val="00A44216"/>
    <w:rsid w:val="00A5079F"/>
    <w:rsid w:val="00A51346"/>
    <w:rsid w:val="00A6130D"/>
    <w:rsid w:val="00A62754"/>
    <w:rsid w:val="00A65205"/>
    <w:rsid w:val="00A672A1"/>
    <w:rsid w:val="00A702EA"/>
    <w:rsid w:val="00A75246"/>
    <w:rsid w:val="00A76553"/>
    <w:rsid w:val="00A76E55"/>
    <w:rsid w:val="00A83445"/>
    <w:rsid w:val="00A83DCC"/>
    <w:rsid w:val="00A91A75"/>
    <w:rsid w:val="00A9566E"/>
    <w:rsid w:val="00A97F8D"/>
    <w:rsid w:val="00AB170B"/>
    <w:rsid w:val="00AB65E4"/>
    <w:rsid w:val="00AB7F21"/>
    <w:rsid w:val="00AC0B7B"/>
    <w:rsid w:val="00AC1A38"/>
    <w:rsid w:val="00AC5EA2"/>
    <w:rsid w:val="00AD106F"/>
    <w:rsid w:val="00AD34E1"/>
    <w:rsid w:val="00AD5D9B"/>
    <w:rsid w:val="00AE028E"/>
    <w:rsid w:val="00AE29F2"/>
    <w:rsid w:val="00AF7355"/>
    <w:rsid w:val="00B05F6F"/>
    <w:rsid w:val="00B06674"/>
    <w:rsid w:val="00B069D3"/>
    <w:rsid w:val="00B11723"/>
    <w:rsid w:val="00B11D60"/>
    <w:rsid w:val="00B1269E"/>
    <w:rsid w:val="00B20F54"/>
    <w:rsid w:val="00B22326"/>
    <w:rsid w:val="00B249DC"/>
    <w:rsid w:val="00B27969"/>
    <w:rsid w:val="00B31E56"/>
    <w:rsid w:val="00B33778"/>
    <w:rsid w:val="00B365AA"/>
    <w:rsid w:val="00B43B37"/>
    <w:rsid w:val="00B445FE"/>
    <w:rsid w:val="00B47643"/>
    <w:rsid w:val="00B54176"/>
    <w:rsid w:val="00B566CE"/>
    <w:rsid w:val="00B63F1D"/>
    <w:rsid w:val="00B66CA5"/>
    <w:rsid w:val="00B677F9"/>
    <w:rsid w:val="00B7035F"/>
    <w:rsid w:val="00B72294"/>
    <w:rsid w:val="00B72FB1"/>
    <w:rsid w:val="00B75524"/>
    <w:rsid w:val="00B83680"/>
    <w:rsid w:val="00B83FE9"/>
    <w:rsid w:val="00B85225"/>
    <w:rsid w:val="00B857C1"/>
    <w:rsid w:val="00B9068D"/>
    <w:rsid w:val="00B93772"/>
    <w:rsid w:val="00B96BAA"/>
    <w:rsid w:val="00BA5533"/>
    <w:rsid w:val="00BB0553"/>
    <w:rsid w:val="00BB6641"/>
    <w:rsid w:val="00BC0405"/>
    <w:rsid w:val="00BC699B"/>
    <w:rsid w:val="00BD0580"/>
    <w:rsid w:val="00BD3317"/>
    <w:rsid w:val="00BD3E43"/>
    <w:rsid w:val="00BD54C4"/>
    <w:rsid w:val="00BD5CA0"/>
    <w:rsid w:val="00BD74CE"/>
    <w:rsid w:val="00BF7E58"/>
    <w:rsid w:val="00C00C7D"/>
    <w:rsid w:val="00C04605"/>
    <w:rsid w:val="00C060C9"/>
    <w:rsid w:val="00C07ED1"/>
    <w:rsid w:val="00C11659"/>
    <w:rsid w:val="00C12AD4"/>
    <w:rsid w:val="00C205E4"/>
    <w:rsid w:val="00C23291"/>
    <w:rsid w:val="00C247C0"/>
    <w:rsid w:val="00C261F5"/>
    <w:rsid w:val="00C27024"/>
    <w:rsid w:val="00C276DE"/>
    <w:rsid w:val="00C3202B"/>
    <w:rsid w:val="00C33054"/>
    <w:rsid w:val="00C36635"/>
    <w:rsid w:val="00C36849"/>
    <w:rsid w:val="00C37962"/>
    <w:rsid w:val="00C37D97"/>
    <w:rsid w:val="00C44A11"/>
    <w:rsid w:val="00C458E9"/>
    <w:rsid w:val="00C46C65"/>
    <w:rsid w:val="00C50A4D"/>
    <w:rsid w:val="00C5245D"/>
    <w:rsid w:val="00C643F8"/>
    <w:rsid w:val="00C679B1"/>
    <w:rsid w:val="00C71D95"/>
    <w:rsid w:val="00C8444B"/>
    <w:rsid w:val="00C86743"/>
    <w:rsid w:val="00C87BE9"/>
    <w:rsid w:val="00C9293B"/>
    <w:rsid w:val="00C96E3D"/>
    <w:rsid w:val="00CA13A9"/>
    <w:rsid w:val="00CA2616"/>
    <w:rsid w:val="00CA415D"/>
    <w:rsid w:val="00CA7A51"/>
    <w:rsid w:val="00CB733A"/>
    <w:rsid w:val="00CC2A59"/>
    <w:rsid w:val="00CC3AA1"/>
    <w:rsid w:val="00CC3FAB"/>
    <w:rsid w:val="00CD1E0E"/>
    <w:rsid w:val="00CD4BD2"/>
    <w:rsid w:val="00CD6C56"/>
    <w:rsid w:val="00CE01A4"/>
    <w:rsid w:val="00CE434C"/>
    <w:rsid w:val="00CE7443"/>
    <w:rsid w:val="00CF373C"/>
    <w:rsid w:val="00CF7E6C"/>
    <w:rsid w:val="00D01078"/>
    <w:rsid w:val="00D021FB"/>
    <w:rsid w:val="00D05A01"/>
    <w:rsid w:val="00D1021C"/>
    <w:rsid w:val="00D11C7B"/>
    <w:rsid w:val="00D125B4"/>
    <w:rsid w:val="00D12A1A"/>
    <w:rsid w:val="00D13366"/>
    <w:rsid w:val="00D217A9"/>
    <w:rsid w:val="00D3032C"/>
    <w:rsid w:val="00D34F3B"/>
    <w:rsid w:val="00D44433"/>
    <w:rsid w:val="00D45AD4"/>
    <w:rsid w:val="00D47DAE"/>
    <w:rsid w:val="00D537CA"/>
    <w:rsid w:val="00D56596"/>
    <w:rsid w:val="00D60E2B"/>
    <w:rsid w:val="00D63F68"/>
    <w:rsid w:val="00D645A7"/>
    <w:rsid w:val="00D6738C"/>
    <w:rsid w:val="00D67546"/>
    <w:rsid w:val="00D70BA8"/>
    <w:rsid w:val="00D723F4"/>
    <w:rsid w:val="00D75B15"/>
    <w:rsid w:val="00D76E45"/>
    <w:rsid w:val="00D810F7"/>
    <w:rsid w:val="00D81677"/>
    <w:rsid w:val="00D86955"/>
    <w:rsid w:val="00D9304D"/>
    <w:rsid w:val="00D93A79"/>
    <w:rsid w:val="00D95799"/>
    <w:rsid w:val="00D972E3"/>
    <w:rsid w:val="00DA6B50"/>
    <w:rsid w:val="00DC17E3"/>
    <w:rsid w:val="00DC354E"/>
    <w:rsid w:val="00DD3335"/>
    <w:rsid w:val="00DD3DB9"/>
    <w:rsid w:val="00DD519F"/>
    <w:rsid w:val="00DE6DB6"/>
    <w:rsid w:val="00DF1279"/>
    <w:rsid w:val="00DF4B81"/>
    <w:rsid w:val="00E01613"/>
    <w:rsid w:val="00E01781"/>
    <w:rsid w:val="00E04D22"/>
    <w:rsid w:val="00E06A82"/>
    <w:rsid w:val="00E07312"/>
    <w:rsid w:val="00E0792D"/>
    <w:rsid w:val="00E11132"/>
    <w:rsid w:val="00E17AEF"/>
    <w:rsid w:val="00E21A80"/>
    <w:rsid w:val="00E238F5"/>
    <w:rsid w:val="00E23C81"/>
    <w:rsid w:val="00E31429"/>
    <w:rsid w:val="00E342A7"/>
    <w:rsid w:val="00E43446"/>
    <w:rsid w:val="00E477C0"/>
    <w:rsid w:val="00E50496"/>
    <w:rsid w:val="00E51982"/>
    <w:rsid w:val="00E53F39"/>
    <w:rsid w:val="00E54282"/>
    <w:rsid w:val="00E5647F"/>
    <w:rsid w:val="00E62C7A"/>
    <w:rsid w:val="00E75C4B"/>
    <w:rsid w:val="00E8161C"/>
    <w:rsid w:val="00E8227B"/>
    <w:rsid w:val="00E85AED"/>
    <w:rsid w:val="00E866F6"/>
    <w:rsid w:val="00E9072A"/>
    <w:rsid w:val="00E96300"/>
    <w:rsid w:val="00EA0001"/>
    <w:rsid w:val="00EA4BE5"/>
    <w:rsid w:val="00EB17F2"/>
    <w:rsid w:val="00EB415C"/>
    <w:rsid w:val="00EB44EE"/>
    <w:rsid w:val="00EB65BA"/>
    <w:rsid w:val="00EC0FE1"/>
    <w:rsid w:val="00EC12FC"/>
    <w:rsid w:val="00EC1D36"/>
    <w:rsid w:val="00EC2FB0"/>
    <w:rsid w:val="00EC7DF1"/>
    <w:rsid w:val="00ED0EF9"/>
    <w:rsid w:val="00EE2442"/>
    <w:rsid w:val="00EE635A"/>
    <w:rsid w:val="00EF1BB9"/>
    <w:rsid w:val="00EF4F14"/>
    <w:rsid w:val="00F019D4"/>
    <w:rsid w:val="00F030E3"/>
    <w:rsid w:val="00F101A1"/>
    <w:rsid w:val="00F17614"/>
    <w:rsid w:val="00F21D08"/>
    <w:rsid w:val="00F3184C"/>
    <w:rsid w:val="00F340AD"/>
    <w:rsid w:val="00F357CF"/>
    <w:rsid w:val="00F40FD6"/>
    <w:rsid w:val="00F410AC"/>
    <w:rsid w:val="00F465A0"/>
    <w:rsid w:val="00F47F6B"/>
    <w:rsid w:val="00F53762"/>
    <w:rsid w:val="00F54B70"/>
    <w:rsid w:val="00F62E22"/>
    <w:rsid w:val="00F63FC6"/>
    <w:rsid w:val="00F6656C"/>
    <w:rsid w:val="00F66DE9"/>
    <w:rsid w:val="00F70E84"/>
    <w:rsid w:val="00F741A9"/>
    <w:rsid w:val="00F858F8"/>
    <w:rsid w:val="00F90EA3"/>
    <w:rsid w:val="00F929DD"/>
    <w:rsid w:val="00F9358C"/>
    <w:rsid w:val="00F94AF6"/>
    <w:rsid w:val="00F9571B"/>
    <w:rsid w:val="00F95E3A"/>
    <w:rsid w:val="00F96A07"/>
    <w:rsid w:val="00FA0AFD"/>
    <w:rsid w:val="00FA2001"/>
    <w:rsid w:val="00FA3562"/>
    <w:rsid w:val="00FA7539"/>
    <w:rsid w:val="00FB1230"/>
    <w:rsid w:val="00FB339A"/>
    <w:rsid w:val="00FB5395"/>
    <w:rsid w:val="00FB568A"/>
    <w:rsid w:val="00FB7BD0"/>
    <w:rsid w:val="00FC0705"/>
    <w:rsid w:val="00FC0C23"/>
    <w:rsid w:val="00FC5DD6"/>
    <w:rsid w:val="00FD35AE"/>
    <w:rsid w:val="00FE37D1"/>
    <w:rsid w:val="00FE688C"/>
    <w:rsid w:val="00FF23E4"/>
    <w:rsid w:val="00FF3D62"/>
    <w:rsid w:val="00FF775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225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EB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5823F0"/>
    <w:rPr>
      <w:rFonts w:ascii="Courier New" w:eastAsia="Malgun Gothic" w:hAnsi="Courier New"/>
      <w:sz w:val="20"/>
      <w:szCs w:val="20"/>
    </w:rPr>
  </w:style>
  <w:style w:type="character" w:customStyle="1" w:styleId="PlainTextChar">
    <w:name w:val="Plain Text Char"/>
    <w:basedOn w:val="DefaultParagraphFont"/>
    <w:link w:val="PlainText"/>
    <w:rsid w:val="005823F0"/>
    <w:rPr>
      <w:rFonts w:ascii="Courier New" w:eastAsia="Malgun Gothic" w:hAnsi="Courier New" w:cs="Times New Roman"/>
      <w:sz w:val="20"/>
      <w:szCs w:val="20"/>
      <w:lang w:val="en-US"/>
    </w:rPr>
  </w:style>
  <w:style w:type="paragraph" w:styleId="BodyTextIndent3">
    <w:name w:val="Body Text Indent 3"/>
    <w:basedOn w:val="Normal"/>
    <w:link w:val="BodyTextIndent3Char"/>
    <w:rsid w:val="005823F0"/>
    <w:pPr>
      <w:spacing w:after="120"/>
      <w:ind w:left="360"/>
    </w:pPr>
    <w:rPr>
      <w:sz w:val="16"/>
      <w:szCs w:val="16"/>
    </w:rPr>
  </w:style>
  <w:style w:type="character" w:customStyle="1" w:styleId="BodyTextIndent3Char">
    <w:name w:val="Body Text Indent 3 Char"/>
    <w:basedOn w:val="DefaultParagraphFont"/>
    <w:link w:val="BodyTextIndent3"/>
    <w:rsid w:val="005823F0"/>
    <w:rPr>
      <w:rFonts w:ascii="Times New Roman" w:eastAsia="Times New Roman" w:hAnsi="Times New Roman" w:cs="Times New Roman"/>
      <w:sz w:val="16"/>
      <w:szCs w:val="16"/>
      <w:lang w:val="en-US"/>
    </w:rPr>
  </w:style>
  <w:style w:type="paragraph" w:styleId="ListParagraph">
    <w:name w:val="List Paragraph"/>
    <w:basedOn w:val="Normal"/>
    <w:qFormat/>
    <w:rsid w:val="005823F0"/>
    <w:pPr>
      <w:ind w:left="720"/>
    </w:pPr>
  </w:style>
  <w:style w:type="paragraph" w:styleId="BalloonText">
    <w:name w:val="Balloon Text"/>
    <w:basedOn w:val="Normal"/>
    <w:link w:val="BalloonTextChar"/>
    <w:uiPriority w:val="99"/>
    <w:semiHidden/>
    <w:unhideWhenUsed/>
    <w:rsid w:val="005823F0"/>
    <w:rPr>
      <w:rFonts w:ascii="Tahoma" w:hAnsi="Tahoma" w:cs="Tahoma"/>
      <w:sz w:val="16"/>
      <w:szCs w:val="16"/>
    </w:rPr>
  </w:style>
  <w:style w:type="character" w:customStyle="1" w:styleId="BalloonTextChar">
    <w:name w:val="Balloon Text Char"/>
    <w:basedOn w:val="DefaultParagraphFont"/>
    <w:link w:val="BalloonText"/>
    <w:uiPriority w:val="99"/>
    <w:semiHidden/>
    <w:rsid w:val="005823F0"/>
    <w:rPr>
      <w:rFonts w:ascii="Tahoma" w:eastAsia="Times New Roman" w:hAnsi="Tahoma" w:cs="Tahoma"/>
      <w:sz w:val="16"/>
      <w:szCs w:val="16"/>
      <w:lang w:val="en-US"/>
    </w:rPr>
  </w:style>
  <w:style w:type="character" w:styleId="Emphasis">
    <w:name w:val="Emphasis"/>
    <w:qFormat/>
    <w:rsid w:val="00277725"/>
    <w:rPr>
      <w:i/>
      <w:iCs/>
    </w:rPr>
  </w:style>
  <w:style w:type="paragraph" w:styleId="Header">
    <w:name w:val="header"/>
    <w:basedOn w:val="Normal"/>
    <w:link w:val="HeaderChar"/>
    <w:uiPriority w:val="99"/>
    <w:unhideWhenUsed/>
    <w:rsid w:val="00D75B15"/>
    <w:pPr>
      <w:tabs>
        <w:tab w:val="center" w:pos="4513"/>
        <w:tab w:val="right" w:pos="9026"/>
      </w:tabs>
    </w:pPr>
  </w:style>
  <w:style w:type="character" w:customStyle="1" w:styleId="HeaderChar">
    <w:name w:val="Header Char"/>
    <w:basedOn w:val="DefaultParagraphFont"/>
    <w:link w:val="Header"/>
    <w:uiPriority w:val="99"/>
    <w:rsid w:val="00D75B1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75B15"/>
    <w:pPr>
      <w:tabs>
        <w:tab w:val="center" w:pos="4513"/>
        <w:tab w:val="right" w:pos="9026"/>
      </w:tabs>
    </w:pPr>
  </w:style>
  <w:style w:type="character" w:customStyle="1" w:styleId="FooterChar">
    <w:name w:val="Footer Char"/>
    <w:basedOn w:val="DefaultParagraphFont"/>
    <w:link w:val="Footer"/>
    <w:uiPriority w:val="99"/>
    <w:rsid w:val="00D75B15"/>
    <w:rPr>
      <w:rFonts w:ascii="Times New Roman" w:eastAsia="Times New Roman" w:hAnsi="Times New Roman" w:cs="Times New Roman"/>
      <w:sz w:val="24"/>
      <w:szCs w:val="24"/>
      <w:lang w:val="en-US"/>
    </w:rPr>
  </w:style>
  <w:style w:type="table" w:styleId="TableGrid">
    <w:name w:val="Table Grid"/>
    <w:basedOn w:val="TableNormal"/>
    <w:uiPriority w:val="59"/>
    <w:rsid w:val="00D75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CE01A4"/>
    <w:pPr>
      <w:spacing w:after="0"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5136FB"/>
    <w:rPr>
      <w:sz w:val="16"/>
      <w:szCs w:val="16"/>
    </w:rPr>
  </w:style>
  <w:style w:type="paragraph" w:styleId="CommentText">
    <w:name w:val="annotation text"/>
    <w:basedOn w:val="Normal"/>
    <w:link w:val="CommentTextChar"/>
    <w:uiPriority w:val="99"/>
    <w:unhideWhenUsed/>
    <w:rsid w:val="005136FB"/>
    <w:rPr>
      <w:sz w:val="20"/>
      <w:szCs w:val="20"/>
    </w:rPr>
  </w:style>
  <w:style w:type="character" w:customStyle="1" w:styleId="CommentTextChar">
    <w:name w:val="Comment Text Char"/>
    <w:basedOn w:val="DefaultParagraphFont"/>
    <w:link w:val="CommentText"/>
    <w:uiPriority w:val="99"/>
    <w:rsid w:val="005136F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136FB"/>
    <w:rPr>
      <w:b/>
      <w:bCs/>
    </w:rPr>
  </w:style>
  <w:style w:type="character" w:customStyle="1" w:styleId="CommentSubjectChar">
    <w:name w:val="Comment Subject Char"/>
    <w:basedOn w:val="CommentTextChar"/>
    <w:link w:val="CommentSubject"/>
    <w:uiPriority w:val="99"/>
    <w:semiHidden/>
    <w:rsid w:val="005136FB"/>
    <w:rPr>
      <w:rFonts w:ascii="Times New Roman" w:eastAsia="Times New Roman" w:hAnsi="Times New Roman"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7EB4"/>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5823F0"/>
    <w:rPr>
      <w:rFonts w:ascii="Courier New" w:eastAsia="Malgun Gothic" w:hAnsi="Courier New"/>
      <w:sz w:val="20"/>
      <w:szCs w:val="20"/>
    </w:rPr>
  </w:style>
  <w:style w:type="character" w:customStyle="1" w:styleId="PlainTextChar">
    <w:name w:val="Plain Text Char"/>
    <w:basedOn w:val="DefaultParagraphFont"/>
    <w:link w:val="PlainText"/>
    <w:rsid w:val="005823F0"/>
    <w:rPr>
      <w:rFonts w:ascii="Courier New" w:eastAsia="Malgun Gothic" w:hAnsi="Courier New" w:cs="Times New Roman"/>
      <w:sz w:val="20"/>
      <w:szCs w:val="20"/>
      <w:lang w:val="en-US"/>
    </w:rPr>
  </w:style>
  <w:style w:type="paragraph" w:styleId="BodyTextIndent3">
    <w:name w:val="Body Text Indent 3"/>
    <w:basedOn w:val="Normal"/>
    <w:link w:val="BodyTextIndent3Char"/>
    <w:rsid w:val="005823F0"/>
    <w:pPr>
      <w:spacing w:after="120"/>
      <w:ind w:left="360"/>
    </w:pPr>
    <w:rPr>
      <w:sz w:val="16"/>
      <w:szCs w:val="16"/>
    </w:rPr>
  </w:style>
  <w:style w:type="character" w:customStyle="1" w:styleId="BodyTextIndent3Char">
    <w:name w:val="Body Text Indent 3 Char"/>
    <w:basedOn w:val="DefaultParagraphFont"/>
    <w:link w:val="BodyTextIndent3"/>
    <w:rsid w:val="005823F0"/>
    <w:rPr>
      <w:rFonts w:ascii="Times New Roman" w:eastAsia="Times New Roman" w:hAnsi="Times New Roman" w:cs="Times New Roman"/>
      <w:sz w:val="16"/>
      <w:szCs w:val="16"/>
      <w:lang w:val="en-US"/>
    </w:rPr>
  </w:style>
  <w:style w:type="paragraph" w:styleId="ListParagraph">
    <w:name w:val="List Paragraph"/>
    <w:basedOn w:val="Normal"/>
    <w:qFormat/>
    <w:rsid w:val="005823F0"/>
    <w:pPr>
      <w:ind w:left="720"/>
    </w:pPr>
  </w:style>
  <w:style w:type="paragraph" w:styleId="BalloonText">
    <w:name w:val="Balloon Text"/>
    <w:basedOn w:val="Normal"/>
    <w:link w:val="BalloonTextChar"/>
    <w:uiPriority w:val="99"/>
    <w:semiHidden/>
    <w:unhideWhenUsed/>
    <w:rsid w:val="005823F0"/>
    <w:rPr>
      <w:rFonts w:ascii="Tahoma" w:hAnsi="Tahoma" w:cs="Tahoma"/>
      <w:sz w:val="16"/>
      <w:szCs w:val="16"/>
    </w:rPr>
  </w:style>
  <w:style w:type="character" w:customStyle="1" w:styleId="BalloonTextChar">
    <w:name w:val="Balloon Text Char"/>
    <w:basedOn w:val="DefaultParagraphFont"/>
    <w:link w:val="BalloonText"/>
    <w:uiPriority w:val="99"/>
    <w:semiHidden/>
    <w:rsid w:val="005823F0"/>
    <w:rPr>
      <w:rFonts w:ascii="Tahoma" w:eastAsia="Times New Roman" w:hAnsi="Tahoma" w:cs="Tahoma"/>
      <w:sz w:val="16"/>
      <w:szCs w:val="16"/>
      <w:lang w:val="en-US"/>
    </w:rPr>
  </w:style>
  <w:style w:type="character" w:styleId="Emphasis">
    <w:name w:val="Emphasis"/>
    <w:qFormat/>
    <w:rsid w:val="00277725"/>
    <w:rPr>
      <w:i/>
      <w:iCs/>
    </w:rPr>
  </w:style>
  <w:style w:type="paragraph" w:styleId="Header">
    <w:name w:val="header"/>
    <w:basedOn w:val="Normal"/>
    <w:link w:val="HeaderChar"/>
    <w:uiPriority w:val="99"/>
    <w:unhideWhenUsed/>
    <w:rsid w:val="00D75B15"/>
    <w:pPr>
      <w:tabs>
        <w:tab w:val="center" w:pos="4513"/>
        <w:tab w:val="right" w:pos="9026"/>
      </w:tabs>
    </w:pPr>
  </w:style>
  <w:style w:type="character" w:customStyle="1" w:styleId="HeaderChar">
    <w:name w:val="Header Char"/>
    <w:basedOn w:val="DefaultParagraphFont"/>
    <w:link w:val="Header"/>
    <w:uiPriority w:val="99"/>
    <w:rsid w:val="00D75B15"/>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D75B15"/>
    <w:pPr>
      <w:tabs>
        <w:tab w:val="center" w:pos="4513"/>
        <w:tab w:val="right" w:pos="9026"/>
      </w:tabs>
    </w:pPr>
  </w:style>
  <w:style w:type="character" w:customStyle="1" w:styleId="FooterChar">
    <w:name w:val="Footer Char"/>
    <w:basedOn w:val="DefaultParagraphFont"/>
    <w:link w:val="Footer"/>
    <w:uiPriority w:val="99"/>
    <w:rsid w:val="00D75B15"/>
    <w:rPr>
      <w:rFonts w:ascii="Times New Roman" w:eastAsia="Times New Roman" w:hAnsi="Times New Roman" w:cs="Times New Roman"/>
      <w:sz w:val="24"/>
      <w:szCs w:val="24"/>
      <w:lang w:val="en-US"/>
    </w:rPr>
  </w:style>
  <w:style w:type="table" w:styleId="TableGrid">
    <w:name w:val="Table Grid"/>
    <w:basedOn w:val="TableNormal"/>
    <w:uiPriority w:val="59"/>
    <w:rsid w:val="00D75B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Revision">
    <w:name w:val="Revision"/>
    <w:hidden/>
    <w:uiPriority w:val="99"/>
    <w:semiHidden/>
    <w:rsid w:val="00CE01A4"/>
    <w:pPr>
      <w:spacing w:after="0"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5136FB"/>
    <w:rPr>
      <w:sz w:val="16"/>
      <w:szCs w:val="16"/>
    </w:rPr>
  </w:style>
  <w:style w:type="paragraph" w:styleId="CommentText">
    <w:name w:val="annotation text"/>
    <w:basedOn w:val="Normal"/>
    <w:link w:val="CommentTextChar"/>
    <w:uiPriority w:val="99"/>
    <w:unhideWhenUsed/>
    <w:rsid w:val="005136FB"/>
    <w:rPr>
      <w:sz w:val="20"/>
      <w:szCs w:val="20"/>
    </w:rPr>
  </w:style>
  <w:style w:type="character" w:customStyle="1" w:styleId="CommentTextChar">
    <w:name w:val="Comment Text Char"/>
    <w:basedOn w:val="DefaultParagraphFont"/>
    <w:link w:val="CommentText"/>
    <w:uiPriority w:val="99"/>
    <w:rsid w:val="005136F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136FB"/>
    <w:rPr>
      <w:b/>
      <w:bCs/>
    </w:rPr>
  </w:style>
  <w:style w:type="character" w:customStyle="1" w:styleId="CommentSubjectChar">
    <w:name w:val="Comment Subject Char"/>
    <w:basedOn w:val="CommentTextChar"/>
    <w:link w:val="CommentSubject"/>
    <w:uiPriority w:val="99"/>
    <w:semiHidden/>
    <w:rsid w:val="005136FB"/>
    <w:rPr>
      <w:rFonts w:ascii="Times New Roman" w:eastAsia="Times New Roman" w:hAnsi="Times New Roman"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16619163">
      <w:bodyDiv w:val="1"/>
      <w:marLeft w:val="0"/>
      <w:marRight w:val="0"/>
      <w:marTop w:val="0"/>
      <w:marBottom w:val="0"/>
      <w:divBdr>
        <w:top w:val="none" w:sz="0" w:space="0" w:color="auto"/>
        <w:left w:val="none" w:sz="0" w:space="0" w:color="auto"/>
        <w:bottom w:val="none" w:sz="0" w:space="0" w:color="auto"/>
        <w:right w:val="none" w:sz="0" w:space="0" w:color="auto"/>
      </w:divBdr>
    </w:div>
    <w:div w:id="20373917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10</Pages>
  <Words>5587</Words>
  <Characters>31849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administratorr</dc:creator>
  <cp:lastModifiedBy>ismail - [2010]</cp:lastModifiedBy>
  <cp:revision>33</cp:revision>
  <cp:lastPrinted>2022-02-22T12:58:00Z</cp:lastPrinted>
  <dcterms:created xsi:type="dcterms:W3CDTF">2024-02-13T13:00:00Z</dcterms:created>
  <dcterms:modified xsi:type="dcterms:W3CDTF">2024-02-17T11:44:00Z</dcterms:modified>
</cp:coreProperties>
</file>